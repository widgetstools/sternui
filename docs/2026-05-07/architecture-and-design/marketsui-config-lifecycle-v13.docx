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E1B4B"/>
          <w:sz w:val="56"/>
          <w:szCs w:val="56"/>
        </w:rPr>
        <w:t xml:space="preserve">MarketsUI Framework</w:t>
      </w:r>
    </w:p>
    <w:p>
      <w:pPr>
        <w:spacing w:before="0" w:after="200"/>
        <w:jc w:val="center"/>
      </w:pPr>
      <w:r>
        <w:rPr>
          <w:rFonts w:ascii="Arial" w:cs="Arial" w:eastAsia="Arial" w:hAnsi="Arial"/>
          <w:color w:val="534AB7"/>
          <w:sz w:val="34"/>
          <w:szCs w:val="34"/>
        </w:rPr>
        <w:t xml:space="preserve">Component Registry, Dock, Workspaces, Manifest &amp; Config Lifecycle</w:t>
      </w:r>
    </w:p>
    <w:p>
      <w:pPr>
        <w:spacing w:before="0" w:after="120"/>
        <w:jc w:val="center"/>
      </w:pPr>
      <w:r>
        <w:rPr>
          <w:rFonts w:ascii="Arial" w:cs="Arial" w:eastAsia="Arial" w:hAnsi="Arial"/>
          <w:color w:val="444441"/>
          <w:sz w:val="26"/>
          <w:szCs w:val="26"/>
        </w:rPr>
        <w:t xml:space="preserve">Architecture &amp; Flow Reference</w:t>
      </w:r>
    </w:p>
    <w:p>
      <w:pPr>
        <w:spacing w:before="200" w:after="0"/>
        <w:jc w:val="center"/>
      </w:pPr>
      <w:r>
        <w:rPr>
          <w:rFonts w:ascii="Arial" w:cs="Arial" w:eastAsia="Arial" w:hAnsi="Arial"/>
          <w:color w:val="444441"/>
          <w:sz w:val="20"/>
          <w:szCs w:val="20"/>
        </w:rPr>
        <w:t xml:space="preserve">Version 12.0  ·  March 2026</w:t>
      </w:r>
    </w:p>
    <w:p>
      <w:r>
        <w:br w:type="page"/>
      </w:r>
    </w:p>
    <w:p>
      <w:pPr>
        <w:pStyle w:val="Heading1"/>
        <w:spacing w:before="400" w:after="200"/>
      </w:pPr>
      <w:r>
        <w:rPr>
          <w:rFonts w:ascii="Arial" w:cs="Arial" w:eastAsia="Arial" w:hAnsi="Arial"/>
          <w:b/>
          <w:bCs/>
          <w:color w:val="1E1B4B"/>
          <w:sz w:val="32"/>
          <w:szCs w:val="32"/>
        </w:rPr>
        <w:t xml:space="preserve">1. Overview</w:t>
      </w:r>
    </w:p>
    <w:p>
      <w:pPr>
        <w:spacing w:before="80" w:after="80"/>
      </w:pPr>
      <w:r>
        <w:rPr>
          <w:rFonts w:ascii="Arial" w:cs="Arial" w:eastAsia="Arial" w:hAnsi="Arial"/>
          <w:sz w:val="22"/>
          <w:szCs w:val="22"/>
        </w:rPr>
        <w:t xml:space="preserve">The MarketsUI platform separates component registration from menu composition and from instance configuration. These are three distinct concerns owned by different actors and stored in different APP_CONFIG rows. Together they form the complete config lifecycle.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000"/>
        <w:gridCol w:w="40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11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0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APP_CONFIG row written</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Register a component onto the platform</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Registry Editor</w:t>
            </w:r>
          </w:p>
        </w:tc>
        <w:tc>
          <w:tcPr>
            <w:tcW w:type="dxa" w:w="40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REGISTRY_COMPONENT row + template config row</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Arrange components on the dock menu</w:t>
            </w:r>
          </w:p>
        </w:tc>
        <w:tc>
          <w:tcPr>
            <w:tcW w:type="dxa" w:w="11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Editor</w:t>
            </w:r>
          </w:p>
        </w:tc>
        <w:tc>
          <w:tcPr>
            <w:tcW w:type="dxa" w:w="40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DOCK_MENU_TREE row</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Launch and customise a component instance</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Any user</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Running component</w:t>
            </w:r>
          </w:p>
        </w:tc>
        <w:tc>
          <w:tcPr>
            <w:tcW w:type="dxa" w:w="40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Instance config row (on workspace save only)</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 base config for a component type</w:t>
            </w:r>
          </w:p>
        </w:tc>
        <w:tc>
          <w:tcPr>
            <w:tcW w:type="dxa" w:w="11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Running component config editor</w:t>
            </w:r>
          </w:p>
        </w:tc>
        <w:tc>
          <w:tcPr>
            <w:tcW w:type="dxa" w:w="40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Template config row overwritten</w:t>
            </w:r>
          </w:p>
        </w:tc>
      </w:tr>
    </w:tbl>
    <w:p>
      <w:pPr>
        <w:spacing w:before="80" w:after="80"/>
      </w:pPr>
      <w:r>
        <w:t xml:space="preserve"/>
      </w:r>
    </w:p>
    <w:p>
      <w:pPr>
        <w:spacing w:before="80" w:after="80"/>
      </w:pPr>
      <w:r>
        <w:rPr>
          <w:rFonts w:ascii="Arial" w:cs="Arial" w:eastAsia="Arial" w:hAnsi="Arial"/>
          <w:sz w:val="22"/>
          <w:szCs w:val="22"/>
        </w:rPr>
        <w:t xml:space="preserve">Four design principles apply throughout:</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Config persisted immediately on change — config is written to APP_CONFIG via configManager on every meaningful user change, not deferred to workspace save.</w:t>
      </w:r>
    </w:p>
    <w:p>
      <w:pPr>
        <w:pStyle w:val="ListParagraph"/>
        <w:numPr>
          <w:ilvl w:val="0"/>
          <w:numId w:val="2"/>
        </w:numPr>
        <w:spacing w:before="60" w:after="60"/>
      </w:pPr>
      <w:r>
        <w:rPr>
          <w:rFonts w:ascii="Arial" w:cs="Arial" w:eastAsia="Arial" w:hAnsi="Arial"/>
          <w:sz w:val="22"/>
          <w:szCs w:val="22"/>
        </w:rPr>
        <w:t xml:space="preserve">Complete instance independence — saved instances own their config outright. Base config changes never reach existing instances.</w:t>
      </w:r>
    </w:p>
    <w:p>
      <w:pPr>
        <w:pStyle w:val="ListParagraph"/>
        <w:numPr>
          <w:ilvl w:val="0"/>
          <w:numId w:val="2"/>
        </w:numPr>
        <w:spacing w:before="60" w:after="60"/>
      </w:pPr>
      <w:r>
        <w:rPr>
          <w:rFonts w:ascii="Arial" w:cs="Arial" w:eastAsia="Arial" w:hAnsi="Arial"/>
          <w:sz w:val="22"/>
          <w:szCs w:val="22"/>
        </w:rPr>
        <w:t xml:space="preserve">One config schema for component data — registry entries, dock menus, instance configs, and workspace snapshots all live in APP_CONFIG. User accounts, roles, and permissions live in separate identity tables.</w:t>
      </w:r>
    </w:p>
    <w:p>
      <w:pPr>
        <w:pStyle w:val="ListParagraph"/>
        <w:numPr>
          <w:ilvl w:val="0"/>
          <w:numId w:val="2"/>
        </w:numPr>
        <w:spacing w:before="60" w:after="60"/>
      </w:pPr>
      <w:r>
        <w:rPr>
          <w:rFonts w:ascii="Arial" w:cs="Arial" w:eastAsia="Arial" w:hAnsi="Arial"/>
          <w:sz w:val="22"/>
          <w:szCs w:val="22"/>
        </w:rPr>
        <w:t xml:space="preserve">Registry is the single source of truth — URLs, window dimensions, icons, screenshots, and base config are registered once and referenced everywhere. The dock editor reads from the registry; it never duplicates these values.</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This document covers the Component Registry, Dock Editor, and config lifecycle in full. For the APP_CONFIG Dexie/IndexedDB adapter, PENDING_SYNC queue, and OpenFin storage override wiring, refer to the companion implementation document.</w:t>
      </w:r>
    </w:p>
    <w:p>
      <w:r>
        <w:br w:type="page"/>
      </w:r>
    </w:p>
    <w:p>
      <w:pPr>
        <w:pStyle w:val="Heading1"/>
        <w:spacing w:before="400" w:after="200"/>
      </w:pPr>
      <w:r>
        <w:rPr>
          <w:rFonts w:ascii="Arial" w:cs="Arial" w:eastAsia="Arial" w:hAnsi="Arial"/>
          <w:b/>
          <w:bCs/>
          <w:color w:val="1E1B4B"/>
          <w:sz w:val="32"/>
          <w:szCs w:val="32"/>
        </w:rPr>
        <w:t xml:space="preserve">2. Key Concepts</w:t>
      </w:r>
    </w:p>
    <w:p>
      <w:pPr>
        <w:pStyle w:val="Heading2"/>
        <w:spacing w:before="320" w:after="160"/>
      </w:pPr>
      <w:r>
        <w:rPr>
          <w:rFonts w:ascii="Arial" w:cs="Arial" w:eastAsia="Arial" w:hAnsi="Arial"/>
          <w:b/>
          <w:bCs/>
          <w:color w:val="534AB7"/>
          <w:sz w:val="26"/>
          <w:szCs w:val="26"/>
        </w:rPr>
        <w:t xml:space="preserve">2.1  registrationId</w:t>
      </w:r>
    </w:p>
    <w:p>
      <w:pPr>
        <w:spacing w:before="80" w:after="80"/>
      </w:pPr>
      <w:r>
        <w:rPr>
          <w:rFonts w:ascii="Arial" w:cs="Arial" w:eastAsia="Arial" w:hAnsi="Arial"/>
          <w:sz w:val="22"/>
          <w:szCs w:val="22"/>
        </w:rPr>
        <w:t xml:space="preserve">Each component type registered on the platform has a stable, deterministic registrationId. It is computed from the component classification and never generated or stored explicitly:</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registrationId = componentType + "_" + componentSubType</w:t>
      </w:r>
    </w:p>
    <w:p>
      <w:pPr>
        <w:spacing w:before="80" w:after="80"/>
      </w:pPr>
      <w:r>
        <w:t xml:space="preserve"/>
      </w:r>
    </w:p>
    <w:p>
      <w:pPr>
        <w:spacing w:before="80" w:after="80"/>
      </w:pPr>
      <w:r>
        <w:rPr>
          <w:rFonts w:ascii="Arial" w:cs="Arial" w:eastAsia="Arial" w:hAnsi="Arial"/>
          <w:sz w:val="22"/>
          <w:szCs w:val="22"/>
        </w:rPr>
        <w:t xml:space="preserve">Examples:</w:t>
      </w:r>
    </w:p>
    <w:p>
      <w:pPr>
        <w:pStyle w:val="ListParagraph"/>
        <w:numPr>
          <w:ilvl w:val="0"/>
          <w:numId w:val="2"/>
        </w:numPr>
        <w:spacing w:before="60" w:after="60"/>
      </w:pPr>
      <w:r>
        <w:rPr>
          <w:rFonts w:ascii="Arial" w:cs="Arial" w:eastAsia="Arial" w:hAnsi="Arial"/>
          <w:sz w:val="22"/>
          <w:szCs w:val="22"/>
        </w:rPr>
        <w:t xml:space="preserve">GRID_CREDIT — credit blotter registration</w:t>
      </w:r>
    </w:p>
    <w:p>
      <w:pPr>
        <w:pStyle w:val="ListParagraph"/>
        <w:numPr>
          <w:ilvl w:val="0"/>
          <w:numId w:val="2"/>
        </w:numPr>
        <w:spacing w:before="60" w:after="60"/>
      </w:pPr>
      <w:r>
        <w:rPr>
          <w:rFonts w:ascii="Arial" w:cs="Arial" w:eastAsia="Arial" w:hAnsi="Arial"/>
          <w:sz w:val="22"/>
          <w:szCs w:val="22"/>
        </w:rPr>
        <w:t xml:space="preserve">GRID_POSITIONS — positions monitor registration</w:t>
      </w:r>
    </w:p>
    <w:p>
      <w:pPr>
        <w:pStyle w:val="ListParagraph"/>
        <w:numPr>
          <w:ilvl w:val="0"/>
          <w:numId w:val="2"/>
        </w:numPr>
        <w:spacing w:before="60" w:after="60"/>
      </w:pPr>
      <w:r>
        <w:rPr>
          <w:rFonts w:ascii="Arial" w:cs="Arial" w:eastAsia="Arial" w:hAnsi="Arial"/>
          <w:sz w:val="22"/>
          <w:szCs w:val="22"/>
        </w:rPr>
        <w:t xml:space="preserve">CHART_YIELD_CURVE — yield curve chart registration</w:t>
      </w:r>
    </w:p>
    <w:p>
      <w:pPr>
        <w:pStyle w:val="ListParagraph"/>
        <w:numPr>
          <w:ilvl w:val="0"/>
          <w:numId w:val="2"/>
        </w:numPr>
        <w:spacing w:before="60" w:after="60"/>
      </w:pPr>
      <w:r>
        <w:rPr>
          <w:rFonts w:ascii="Arial" w:cs="Arial" w:eastAsia="Arial" w:hAnsi="Arial"/>
          <w:sz w:val="22"/>
          <w:szCs w:val="22"/>
        </w:rPr>
        <w:t xml:space="preserve">ADMIN_REGISTRY — the Component Registry Editor itself</w:t>
      </w:r>
    </w:p>
    <w:p>
      <w:pPr>
        <w:pStyle w:val="ListParagraph"/>
        <w:numPr>
          <w:ilvl w:val="0"/>
          <w:numId w:val="2"/>
        </w:numPr>
        <w:spacing w:before="60" w:after="60"/>
      </w:pPr>
      <w:r>
        <w:rPr>
          <w:rFonts w:ascii="Arial" w:cs="Arial" w:eastAsia="Arial" w:hAnsi="Arial"/>
          <w:sz w:val="22"/>
          <w:szCs w:val="22"/>
        </w:rPr>
        <w:t xml:space="preserve">ADMIN_DOCK — the Dock Editor itself</w:t>
      </w:r>
    </w:p>
    <w:p>
      <w:pPr>
        <w:spacing w:before="80" w:after="80"/>
      </w:pPr>
      <w:r>
        <w:t xml:space="preserve"/>
      </w:r>
    </w:p>
    <w:p>
      <w:pPr>
        <w:spacing w:before="80" w:after="80"/>
      </w:pPr>
      <w:r>
        <w:rPr>
          <w:rFonts w:ascii="Arial" w:cs="Arial" w:eastAsia="Arial" w:hAnsi="Arial"/>
          <w:sz w:val="22"/>
          <w:szCs w:val="22"/>
        </w:rPr>
        <w:t xml:space="preserve">The registrationId serves double duty as the templateId — it is also the configId of the APP_CONFIG row that stores the component`s base configuration. No separate templateId concept is needed.</w:t>
      </w:r>
    </w:p>
    <w:p>
      <w:pPr>
        <w:pBdr>
          <w:left w:val="single" w:color="534AB7" w:sz="18" w:space="8"/>
        </w:pBdr>
        <w:spacing w:before="100" w:after="100"/>
        <w:ind w:left="360"/>
      </w:pPr>
      <w:r>
        <w:rPr>
          <w:rFonts w:ascii="Arial" w:cs="Arial" w:eastAsia="Arial" w:hAnsi="Arial"/>
          <w:i/>
          <w:iCs/>
          <w:color w:val="444441"/>
          <w:sz w:val="20"/>
          <w:szCs w:val="20"/>
        </w:rPr>
        <w:t xml:space="preserve">The Component Registry Editor and Dock Editor are themselves registered components in the registry. They follow the same lifecycle as every other component — no special cases.</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2.2  templateId (same as registrationId)</w:t>
      </w:r>
    </w:p>
    <w:p>
      <w:pPr>
        <w:spacing w:before="80" w:after="80"/>
      </w:pPr>
      <w:r>
        <w:rPr>
          <w:rFonts w:ascii="Arial" w:cs="Arial" w:eastAsia="Arial" w:hAnsi="Arial"/>
          <w:sz w:val="22"/>
          <w:szCs w:val="22"/>
        </w:rPr>
        <w:t xml:space="preserve">Because the registrationId is deterministic, it is also used as the key for the base config row. These two concepts collapse into one: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templateId = registrationId = componentType + "_" + componentSubType</w:t>
      </w:r>
    </w:p>
    <w:p>
      <w:pPr>
        <w:spacing w:before="80" w:after="80"/>
      </w:pPr>
      <w:r>
        <w:t xml:space="preserve"/>
      </w:r>
    </w:p>
    <w:p>
      <w:pPr>
        <w:spacing w:before="80" w:after="80"/>
      </w:pPr>
      <w:r>
        <w:rPr>
          <w:rFonts w:ascii="Arial" w:cs="Arial" w:eastAsia="Arial" w:hAnsi="Arial"/>
          <w:sz w:val="22"/>
          <w:szCs w:val="22"/>
        </w:rPr>
        <w:t xml:space="preserve">There is exactly one base config row per component type. Multiple dock menu items pointing to the same component type share the same base config. When an admin saves a new base config via "Save as base config", it overwrites this single row.</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2.3  instanceId</w:t>
      </w:r>
    </w:p>
    <w:p>
      <w:pPr>
        <w:spacing w:before="80" w:after="80"/>
      </w:pPr>
      <w:r>
        <w:rPr>
          <w:rFonts w:ascii="Arial" w:cs="Arial" w:eastAsia="Arial" w:hAnsi="Arial"/>
          <w:sz w:val="22"/>
          <w:szCs w:val="22"/>
        </w:rPr>
        <w:t xml:space="preserve">A fresh instanceId is generated every time a component is launched from the dock or from the Component Registry:</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instanceId = componentType + "_" + componentSubType + "_" + uuid()</w:t>
      </w:r>
    </w:p>
    <w:p>
      <w:pPr>
        <w:spacing w:before="80" w:after="80"/>
      </w:pPr>
      <w:r>
        <w:t xml:space="preserve"/>
      </w:r>
    </w:p>
    <w:p>
      <w:pPr>
        <w:spacing w:before="80" w:after="80"/>
      </w:pPr>
      <w:r>
        <w:rPr>
          <w:rFonts w:ascii="Arial" w:cs="Arial" w:eastAsia="Arial" w:hAnsi="Arial"/>
          <w:sz w:val="22"/>
          <w:szCs w:val="22"/>
        </w:rPr>
        <w:t xml:space="preserve">The instanceId becomes the configId of the APP_CONFIG row written immediately when the component first mounts. It is also stored in OpenFin customData for identity resolution. By the time the user saves a workspace, the instance config row already exists in APP_CONFIG.</w:t>
      </w:r>
    </w:p>
    <w:p>
      <w:pPr>
        <w:pBdr>
          <w:left w:val="single" w:color="534AB7" w:sz="18" w:space="8"/>
        </w:pBdr>
        <w:spacing w:before="100" w:after="100"/>
        <w:ind w:left="360"/>
      </w:pPr>
      <w:r>
        <w:rPr>
          <w:rFonts w:ascii="Arial" w:cs="Arial" w:eastAsia="Arial" w:hAnsi="Arial"/>
          <w:i/>
          <w:iCs/>
          <w:color w:val="444441"/>
          <w:sz w:val="20"/>
          <w:szCs w:val="20"/>
        </w:rPr>
        <w:t xml:space="preserve">The instanceId prefix mirrors the templateId. A prefix query on APP_CONFIG with "GRID_CREDIT" returns both the template row (exact match) and all saved instances (prefix match with UUID suffix). This makes enumeration trivial without extra index columns.</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2.4  isSaved flag</w:t>
      </w:r>
    </w:p>
    <w:p>
      <w:pPr>
        <w:spacing w:before="80" w:after="80"/>
      </w:pPr>
      <w:r>
        <w:rPr>
          <w:rFonts w:ascii="Arial" w:cs="Arial" w:eastAsia="Arial" w:hAnsi="Arial"/>
          <w:sz w:val="22"/>
          <w:szCs w:val="22"/>
        </w:rPr>
        <w:t xml:space="preserve">isSaved is a derived boolean — not stored in customData. It is computed by resolveInstanceId() on every mount by checking whether an APP_CONFIG row exists for the instanceId. Removing isSaved from customData eliminates a class of stale-flag bugs where the stored boolean disagrees with the actual APP_CONFIG state.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isSaved is derived — never stored</w:t>
      </w:r>
    </w:p>
    <w:p>
      <w:pPr>
        <w:shd w:fill="F1EFE8" w:val="clear"/>
        <w:spacing w:before="60" w:after="60"/>
        <w:ind w:left="360" w:right="360"/>
      </w:pPr>
      <w:r>
        <w:rPr>
          <w:rFonts w:ascii="Courier New" w:cs="Courier New" w:eastAsia="Courier New" w:hAnsi="Courier New"/>
          <w:color w:val="444441"/>
          <w:sz w:val="18"/>
          <w:szCs w:val="18"/>
        </w:rPr>
        <w:t xml:space="preserve">const existing = await configManager.getById(instanceId);</w:t>
      </w:r>
    </w:p>
    <w:p>
      <w:pPr>
        <w:shd w:fill="F1EFE8" w:val="clear"/>
        <w:spacing w:before="60" w:after="60"/>
        <w:ind w:left="360" w:right="360"/>
      </w:pPr>
      <w:r>
        <w:rPr>
          <w:rFonts w:ascii="Courier New" w:cs="Courier New" w:eastAsia="Courier New" w:hAnsi="Courier New"/>
          <w:color w:val="444441"/>
          <w:sz w:val="18"/>
          <w:szCs w:val="18"/>
        </w:rPr>
        <w:t xml:space="preserve">const isSaved  = existing !== null;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isSaved (derived)</w:t>
            </w:r>
          </w:p>
        </w:tc>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Action on mount</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false</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 APP_CONFIG row — fresh launch or clone</w:t>
            </w:r>
          </w:p>
        </w:tc>
        <w:tc>
          <w:tcPr>
            <w:tcW w:type="dxa" w:w="5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Clone base config from templateId, write new APP_CONFIG row under instanceId immediately</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true</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APP_CONFIG row exists — workspace restore</w:t>
            </w:r>
          </w:p>
        </w:tc>
        <w:tc>
          <w:tcPr>
            <w:tcW w:type="dxa" w:w="5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Fetch config from APP_CONFIG by instanceId via configManager</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2.5  clonedFrom</w:t>
      </w:r>
    </w:p>
    <w:p>
      <w:pPr>
        <w:spacing w:before="80" w:after="80"/>
      </w:pPr>
      <w:r>
        <w:rPr>
          <w:rFonts w:ascii="Arial" w:cs="Arial" w:eastAsia="Arial" w:hAnsi="Arial"/>
          <w:sz w:val="22"/>
          <w:szCs w:val="22"/>
        </w:rPr>
        <w:t xml:space="preserve">When OpenFin clones a window, the framework detects the clone, mints a new instanceId, and records the original instanceId as clonedFrom inside the new instance`s config blob. This is audit metadata only — the framework never resolves it at runtime.</w:t>
      </w:r>
    </w:p>
    <w:p>
      <w:r>
        <w:br w:type="page"/>
      </w:r>
    </w:p>
    <w:p>
      <w:pPr>
        <w:pStyle w:val="Heading1"/>
        <w:spacing w:before="400" w:after="200"/>
      </w:pPr>
      <w:r>
        <w:rPr>
          <w:rFonts w:ascii="Arial" w:cs="Arial" w:eastAsia="Arial" w:hAnsi="Arial"/>
          <w:b/>
          <w:bCs/>
          <w:color w:val="1E1B4B"/>
          <w:sz w:val="32"/>
          <w:szCs w:val="32"/>
        </w:rPr>
        <w:t xml:space="preserve">3. Component Registry</w:t>
      </w:r>
    </w:p>
    <w:p>
      <w:pPr>
        <w:pStyle w:val="Heading2"/>
        <w:spacing w:before="320" w:after="160"/>
      </w:pPr>
      <w:r>
        <w:rPr>
          <w:rFonts w:ascii="Arial" w:cs="Arial" w:eastAsia="Arial" w:hAnsi="Arial"/>
          <w:b/>
          <w:bCs/>
          <w:color w:val="534AB7"/>
          <w:sz w:val="26"/>
          <w:szCs w:val="26"/>
        </w:rPr>
        <w:t xml:space="preserve">3.1  Purpose</w:t>
      </w:r>
    </w:p>
    <w:p>
      <w:pPr>
        <w:spacing w:before="80" w:after="80"/>
      </w:pPr>
      <w:r>
        <w:rPr>
          <w:rFonts w:ascii="Arial" w:cs="Arial" w:eastAsia="Arial" w:hAnsi="Arial"/>
          <w:sz w:val="22"/>
          <w:szCs w:val="22"/>
        </w:rPr>
        <w:t xml:space="preserve">The Component Registry is the authoritative catalogue of every component available on the MarketsUI platform. It answers the question: "What can be launched?" — independently of where it appears on the dock, in search results, or in the store.</w:t>
      </w:r>
    </w:p>
    <w:p>
      <w:pPr>
        <w:spacing w:before="80" w:after="80"/>
      </w:pPr>
      <w:r>
        <w:t xml:space="preserve"/>
      </w:r>
    </w:p>
    <w:p>
      <w:pPr>
        <w:spacing w:before="80" w:after="80"/>
      </w:pPr>
      <w:r>
        <w:rPr>
          <w:rFonts w:ascii="Arial" w:cs="Arial" w:eastAsia="Arial" w:hAnsi="Arial"/>
          <w:sz w:val="22"/>
          <w:szCs w:val="22"/>
        </w:rPr>
        <w:t xml:space="preserve">Every surface that can invoke a component — the dock, OpenFin Home search, the OpenFin Store, and the Component Registry viewer itself — reads from this single registry. No component metadata is duplicated across these surfaces.</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3.2  ComponentRegistration entity</w:t>
      </w:r>
    </w:p>
    <w:p>
      <w:pPr>
        <w:spacing w:before="80" w:after="80"/>
      </w:pPr>
      <w:r>
        <w:rPr>
          <w:rFonts w:ascii="Arial" w:cs="Arial" w:eastAsia="Arial" w:hAnsi="Arial"/>
          <w:sz w:val="22"/>
          <w:szCs w:val="22"/>
        </w:rPr>
        <w:t xml:space="preserve">Each registered component is one APP_CONFIG row with componentType=REGISTRY and componentSubType=COMPONENT. The configId is the registrationId.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rPr>
          <w:tblHeader/>
        </w:trPr>
        <w:tc>
          <w:tcPr>
            <w:tcW w:type="dxa" w:w="2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registrationId (configId)</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componentType + "_" + componentSubType. PK. Also serves as templateId.</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appId</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Platform application ID — e.g. "MARKETSUI"</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displayName</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Human-readable component name shown in catalogue, search, dock</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description</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One-line description shown in store listing and hover cards</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componentType</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FK to COMPONENT_TYPE_REF — e.g. "GRID"</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componentSubType</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FK to COMPONENT_SUBTYPE_REF — e.g. "CREDIT"</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url</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Full URL of the component route to load in OpenFin Browser Window</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windowOptions</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json</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defaultWidth, defaultHeight, minWidth, minHeight, resizable</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baseConfig</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json</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Default component state cloned into every new instance on launch</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assets</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json</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Icon and screenshot blobs — see Section 3.3</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assetsSummary</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json</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Icon only (no screenshot data) — used for fast list rendering</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allowedRoles</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If set, only users with one of these roles can see and launch the component</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createdBy</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userId of admin who registered the component</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updatedBy</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userId of admin who last updated the registration</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createdTime</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Epoch ms — set once on creation</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updatedTime</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Epoch ms — updated on every save</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3.3  Asset storage</w:t>
      </w:r>
    </w:p>
    <w:p>
      <w:pPr>
        <w:spacing w:before="80" w:after="80"/>
      </w:pPr>
      <w:r>
        <w:rPr>
          <w:rFonts w:ascii="Arial" w:cs="Arial" w:eastAsia="Arial" w:hAnsi="Arial"/>
          <w:sz w:val="22"/>
          <w:szCs w:val="22"/>
        </w:rPr>
        <w:t xml:space="preserve">Icons and screenshots are stored as base64-encoded blobs inside the APP_CONFIG config JSON. This makes the registry fully self-contained — no external CDN dependency.</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3.3.1  assets blob schema</w:t>
      </w:r>
    </w:p>
    <w:p>
      <w:pPr>
        <w:shd w:fill="F1EFE8" w:val="clear"/>
        <w:spacing w:before="60" w:after="60"/>
        <w:ind w:left="360" w:right="360"/>
      </w:pPr>
      <w:r>
        <w:rPr>
          <w:rFonts w:ascii="Courier New" w:cs="Courier New" w:eastAsia="Courier New" w:hAnsi="Courier New"/>
          <w:color w:val="444441"/>
          <w:sz w:val="18"/>
          <w:szCs w:val="18"/>
        </w:rPr>
        <w:t xml:space="preserve">"assets": {</w:t>
      </w:r>
    </w:p>
    <w:p>
      <w:pPr>
        <w:shd w:fill="F1EFE8" w:val="clear"/>
        <w:spacing w:before="60" w:after="60"/>
        <w:ind w:left="360" w:right="360"/>
      </w:pPr>
      <w:r>
        <w:rPr>
          <w:rFonts w:ascii="Courier New" w:cs="Courier New" w:eastAsia="Courier New" w:hAnsi="Courier New"/>
          <w:color w:val="444441"/>
          <w:sz w:val="18"/>
          <w:szCs w:val="18"/>
        </w:rPr>
        <w:t xml:space="preserve">  "icon": {</w:t>
      </w:r>
    </w:p>
    <w:p>
      <w:pPr>
        <w:shd w:fill="F1EFE8" w:val="clear"/>
        <w:spacing w:before="60" w:after="60"/>
        <w:ind w:left="360" w:right="360"/>
      </w:pPr>
      <w:r>
        <w:rPr>
          <w:rFonts w:ascii="Courier New" w:cs="Courier New" w:eastAsia="Courier New" w:hAnsi="Courier New"/>
          <w:color w:val="444441"/>
          <w:sz w:val="18"/>
          <w:szCs w:val="18"/>
        </w:rPr>
        <w:t xml:space="preserve">    "mimeType": "image/svg+xml",</w:t>
      </w:r>
    </w:p>
    <w:p>
      <w:pPr>
        <w:shd w:fill="F1EFE8" w:val="clear"/>
        <w:spacing w:before="60" w:after="60"/>
        <w:ind w:left="360" w:right="360"/>
      </w:pPr>
      <w:r>
        <w:rPr>
          <w:rFonts w:ascii="Courier New" w:cs="Courier New" w:eastAsia="Courier New" w:hAnsi="Courier New"/>
          <w:color w:val="444441"/>
          <w:sz w:val="18"/>
          <w:szCs w:val="18"/>
        </w:rPr>
        <w:t xml:space="preserve">    "data":     "&lt;base64-encoded SVG&gt;"</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"iconDark": {</w:t>
      </w:r>
    </w:p>
    <w:p>
      <w:pPr>
        <w:shd w:fill="F1EFE8" w:val="clear"/>
        <w:spacing w:before="60" w:after="60"/>
        <w:ind w:left="360" w:right="360"/>
      </w:pPr>
      <w:r>
        <w:rPr>
          <w:rFonts w:ascii="Courier New" w:cs="Courier New" w:eastAsia="Courier New" w:hAnsi="Courier New"/>
          <w:color w:val="444441"/>
          <w:sz w:val="18"/>
          <w:szCs w:val="18"/>
        </w:rPr>
        <w:t xml:space="preserve">    "mimeType": "image/svg+xml",</w:t>
      </w:r>
    </w:p>
    <w:p>
      <w:pPr>
        <w:shd w:fill="F1EFE8" w:val="clear"/>
        <w:spacing w:before="60" w:after="60"/>
        <w:ind w:left="360" w:right="360"/>
      </w:pPr>
      <w:r>
        <w:rPr>
          <w:rFonts w:ascii="Courier New" w:cs="Courier New" w:eastAsia="Courier New" w:hAnsi="Courier New"/>
          <w:color w:val="444441"/>
          <w:sz w:val="18"/>
          <w:szCs w:val="18"/>
        </w:rPr>
        <w:t xml:space="preserve">    "data":     "&lt;base64-encoded SVG&gt;"   // optional dark variant</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"screenshots":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"caption":  "Main blotter view",</w:t>
      </w:r>
    </w:p>
    <w:p>
      <w:pPr>
        <w:shd w:fill="F1EFE8" w:val="clear"/>
        <w:spacing w:before="60" w:after="60"/>
        <w:ind w:left="360" w:right="360"/>
      </w:pPr>
      <w:r>
        <w:rPr>
          <w:rFonts w:ascii="Courier New" w:cs="Courier New" w:eastAsia="Courier New" w:hAnsi="Courier New"/>
          <w:color w:val="444441"/>
          <w:sz w:val="18"/>
          <w:szCs w:val="18"/>
        </w:rPr>
        <w:t xml:space="preserve">      "mimeType": "image/png",</w:t>
      </w:r>
    </w:p>
    <w:p>
      <w:pPr>
        <w:shd w:fill="F1EFE8" w:val="clear"/>
        <w:spacing w:before="60" w:after="60"/>
        <w:ind w:left="360" w:right="360"/>
      </w:pPr>
      <w:r>
        <w:rPr>
          <w:rFonts w:ascii="Courier New" w:cs="Courier New" w:eastAsia="Courier New" w:hAnsi="Courier New"/>
          <w:color w:val="444441"/>
          <w:sz w:val="18"/>
          <w:szCs w:val="18"/>
        </w:rPr>
        <w:t xml:space="preserve">      "data":     "&lt;base64-encoded PNG&gt;"</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"caption":  "Filter panel",</w:t>
      </w:r>
    </w:p>
    <w:p>
      <w:pPr>
        <w:shd w:fill="F1EFE8" w:val="clear"/>
        <w:spacing w:before="60" w:after="60"/>
        <w:ind w:left="360" w:right="360"/>
      </w:pPr>
      <w:r>
        <w:rPr>
          <w:rFonts w:ascii="Courier New" w:cs="Courier New" w:eastAsia="Courier New" w:hAnsi="Courier New"/>
          <w:color w:val="444441"/>
          <w:sz w:val="18"/>
          <w:szCs w:val="18"/>
        </w:rPr>
        <w:t xml:space="preserve">      "mimeType": "image/png",</w:t>
      </w:r>
    </w:p>
    <w:p>
      <w:pPr>
        <w:shd w:fill="F1EFE8" w:val="clear"/>
        <w:spacing w:before="60" w:after="60"/>
        <w:ind w:left="360" w:right="360"/>
      </w:pPr>
      <w:r>
        <w:rPr>
          <w:rFonts w:ascii="Courier New" w:cs="Courier New" w:eastAsia="Courier New" w:hAnsi="Courier New"/>
          <w:color w:val="444441"/>
          <w:sz w:val="18"/>
          <w:szCs w:val="18"/>
        </w:rPr>
        <w:t xml:space="preserve">      "data":     "&lt;base64-encoded PNG&gt;"</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3.3.2  assetsSummary blob schema</w:t>
      </w:r>
    </w:p>
    <w:p>
      <w:pPr>
        <w:spacing w:before="80" w:after="80"/>
      </w:pPr>
      <w:r>
        <w:rPr>
          <w:rFonts w:ascii="Arial" w:cs="Arial" w:eastAsia="Arial" w:hAnsi="Arial"/>
          <w:sz w:val="22"/>
          <w:szCs w:val="22"/>
        </w:rPr>
        <w:t xml:space="preserve">The assetsSummary field contains only the icon — no screenshot data. It is used when rendering component lists, search results, and dock picker dropdowns, avoiding the overhead of fetching full screenshot blobs for every list item.</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"assetsSummary": {</w:t>
      </w:r>
    </w:p>
    <w:p>
      <w:pPr>
        <w:shd w:fill="F1EFE8" w:val="clear"/>
        <w:spacing w:before="60" w:after="60"/>
        <w:ind w:left="360" w:right="360"/>
      </w:pPr>
      <w:r>
        <w:rPr>
          <w:rFonts w:ascii="Courier New" w:cs="Courier New" w:eastAsia="Courier New" w:hAnsi="Courier New"/>
          <w:color w:val="444441"/>
          <w:sz w:val="18"/>
          <w:szCs w:val="18"/>
        </w:rPr>
        <w:t xml:space="preserve">  "icon":     { "mimeType": "image/svg+xml", "data": "&lt;base64&gt;" },</w:t>
      </w:r>
    </w:p>
    <w:p>
      <w:pPr>
        <w:shd w:fill="F1EFE8" w:val="clear"/>
        <w:spacing w:before="60" w:after="60"/>
        <w:ind w:left="360" w:right="360"/>
      </w:pPr>
      <w:r>
        <w:rPr>
          <w:rFonts w:ascii="Courier New" w:cs="Courier New" w:eastAsia="Courier New" w:hAnsi="Courier New"/>
          <w:color w:val="444441"/>
          <w:sz w:val="18"/>
          <w:szCs w:val="18"/>
        </w:rPr>
        <w:t xml:space="preserve">  "iconDark": { "mimeType": "image/svg+xml", "data": "&lt;base64&gt;"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3.3.3  Serving assets</w:t>
      </w:r>
    </w:p>
    <w:p>
      <w:pPr>
        <w:spacing w:before="80" w:after="80"/>
      </w:pPr>
      <w:r>
        <w:rPr>
          <w:rFonts w:ascii="Arial" w:cs="Arial" w:eastAsia="Arial" w:hAnsi="Arial"/>
          <w:sz w:val="22"/>
          <w:szCs w:val="22"/>
        </w:rPr>
        <w:t xml:space="preserve">The framework exposes a lightweight asset endpoint that reads from APP_CONFIG and serves the binary with the correct Content-Type header. Components and surfaces reference assets via this endpoint — never via raw data URLs embedded in HTML.</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GET /api/assets/{registrationId}/icon</w:t>
      </w:r>
    </w:p>
    <w:p>
      <w:pPr>
        <w:shd w:fill="F1EFE8" w:val="clear"/>
        <w:spacing w:before="60" w:after="60"/>
        <w:ind w:left="360" w:right="360"/>
      </w:pPr>
      <w:r>
        <w:rPr>
          <w:rFonts w:ascii="Courier New" w:cs="Courier New" w:eastAsia="Courier New" w:hAnsi="Courier New"/>
          <w:color w:val="444441"/>
          <w:sz w:val="18"/>
          <w:szCs w:val="18"/>
        </w:rPr>
        <w:t xml:space="preserve">GET /api/assets/{registrationId}/icon-dark</w:t>
      </w:r>
    </w:p>
    <w:p>
      <w:pPr>
        <w:shd w:fill="F1EFE8" w:val="clear"/>
        <w:spacing w:before="60" w:after="60"/>
        <w:ind w:left="360" w:right="360"/>
      </w:pPr>
      <w:r>
        <w:rPr>
          <w:rFonts w:ascii="Courier New" w:cs="Courier New" w:eastAsia="Courier New" w:hAnsi="Courier New"/>
          <w:color w:val="444441"/>
          <w:sz w:val="18"/>
          <w:szCs w:val="18"/>
        </w:rPr>
        <w:t xml:space="preserve">GET /api/assets/{registrationId}/screenshots/{index}</w:t>
      </w:r>
    </w:p>
    <w:p>
      <w:pPr>
        <w:spacing w:before="80" w:after="80"/>
      </w:pPr>
      <w:r>
        <w:t xml:space="preserve"/>
      </w:r>
    </w:p>
    <w:p>
      <w:pPr>
        <w:spacing w:before="80" w:after="80"/>
      </w:pPr>
      <w:r>
        <w:rPr>
          <w:rFonts w:ascii="Arial" w:cs="Arial" w:eastAsia="Arial" w:hAnsi="Arial"/>
          <w:sz w:val="22"/>
          <w:szCs w:val="22"/>
        </w:rPr>
        <w:t xml:space="preserve">Asset requests are served from the IndexedDB cache first. If the Config Service is available, the cached copy is refreshed in the background when the registration is updated.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4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Fetch strategy</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icon</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Dock menu, Home search, Registry list, Store listing card</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Always available via assetsSummary — no separate fetch</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iconDark</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Same surfaces when dark theme active</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Falls back to icon if not present</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screenshots[0]</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Store listing hero, Registry card hover, Home expanded card</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Fetched lazily on hover/expand</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screenshots[1..N]</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Store listing carousel, Registry detail panel</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Fetched lazily when detail panel opens</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Screenshot data can be 200–500 KB per image. The list API endpoint returns assetsSummary only. The full assets blob including screenshots is fetched only when the user views a component detail page or Store listing. This keeps list rendering fast regardless of screenshot file sizes.</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Icon format constraint: the OpenFin DockProvider.icon field (the platform-level dock bar icon) requires a raster format — PNG, JPG, or ICO. SVG is silently ignored by OpenFin at this specific surface. All other icon uses (dropdown option iconUrl, registry viewer, Home search, Store listing) accept both SVG and PNG. The assetsSummary therefore stores a PNG icon to guarantee dock compatibility.</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3.4  Component Registry Editor</w:t>
      </w:r>
    </w:p>
    <w:p>
      <w:pPr>
        <w:spacing w:before="80" w:after="80"/>
      </w:pPr>
      <w:r>
        <w:rPr>
          <w:rFonts w:ascii="Arial" w:cs="Arial" w:eastAsia="Arial" w:hAnsi="Arial"/>
          <w:sz w:val="22"/>
          <w:szCs w:val="22"/>
        </w:rPr>
        <w:t xml:space="preserve">The Component Registry Editor is itself a registered component:</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registrationId:   "ADMIN_REGISTRY"</w:t>
      </w:r>
    </w:p>
    <w:p>
      <w:pPr>
        <w:shd w:fill="F1EFE8" w:val="clear"/>
        <w:spacing w:before="60" w:after="60"/>
        <w:ind w:left="360" w:right="360"/>
      </w:pPr>
      <w:r>
        <w:rPr>
          <w:rFonts w:ascii="Courier New" w:cs="Courier New" w:eastAsia="Courier New" w:hAnsi="Courier New"/>
          <w:color w:val="444441"/>
          <w:sz w:val="18"/>
          <w:szCs w:val="18"/>
        </w:rPr>
        <w:t xml:space="preserve">componentType:    "ADMIN"</w:t>
      </w:r>
    </w:p>
    <w:p>
      <w:pPr>
        <w:shd w:fill="F1EFE8" w:val="clear"/>
        <w:spacing w:before="60" w:after="60"/>
        <w:ind w:left="360" w:right="360"/>
      </w:pPr>
      <w:r>
        <w:rPr>
          <w:rFonts w:ascii="Courier New" w:cs="Courier New" w:eastAsia="Courier New" w:hAnsi="Courier New"/>
          <w:color w:val="444441"/>
          <w:sz w:val="18"/>
          <w:szCs w:val="18"/>
        </w:rPr>
        <w:t xml:space="preserve">componentSubType: "REGISTRY"</w:t>
      </w:r>
    </w:p>
    <w:p>
      <w:pPr>
        <w:spacing w:before="80" w:after="80"/>
      </w:pPr>
      <w:r>
        <w:t xml:space="preserve"/>
      </w:r>
    </w:p>
    <w:p>
      <w:pPr>
        <w:spacing w:before="80" w:after="80"/>
      </w:pPr>
      <w:r>
        <w:rPr>
          <w:rFonts w:ascii="Arial" w:cs="Arial" w:eastAsia="Arial" w:hAnsi="Arial"/>
          <w:sz w:val="22"/>
          <w:szCs w:val="22"/>
        </w:rPr>
        <w:t xml:space="preserve">It appears on the dock under an Admin submenu and follows the same lifecycle as every other component. Its config editor allows saving its own layout preferences via the standard "Save" path.</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3.4.1  Editor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4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Identity</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displayName, description, componentType, componentSubType, url, allowedRoles</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componentSubType dropdown filters by selected componentType</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Assets</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Icon (light) upload, Icon (dark) upload, Screenshots (multi-upload with captions)</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Upload PNG (required for dock provider icon) or SVG (for registry viewer, store, home search). Dark icon optional.</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Window options</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defaultWidth, defaultHeight, minWidth, minHeight, resizable</w:t>
            </w:r>
          </w:p>
        </w:tc>
        <w:tc>
          <w:tcPr>
            <w:tcW w:type="dxa" w:w="4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Numeric inputs with sensible defaults pre-filled</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Base config</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Monaco JSON editor</w:t>
            </w:r>
          </w:p>
        </w:tc>
        <w:tc>
          <w:tcPr>
            <w:tcW w:type="dxa" w:w="4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Collapsible. Validated as JSON on save. Pre-populated with {} on first registration.</w:t>
            </w:r>
          </w:p>
        </w:tc>
      </w:tr>
    </w:tbl>
    <w:p>
      <w:pPr>
        <w:spacing w:before="80" w:after="80"/>
      </w:pPr>
      <w:r>
        <w:t xml:space="preserve"/>
      </w:r>
    </w:p>
    <w:p>
      <w:pPr>
        <w:pStyle w:val="Heading3"/>
        <w:spacing w:before="240" w:after="120"/>
      </w:pPr>
      <w:r>
        <w:rPr>
          <w:rFonts w:ascii="Arial" w:cs="Arial" w:eastAsia="Arial" w:hAnsi="Arial"/>
          <w:b/>
          <w:bCs/>
          <w:color w:val="0F6E56"/>
          <w:sz w:val="22"/>
          <w:szCs w:val="22"/>
        </w:rPr>
        <w:t xml:space="preserve">3.4.2  On save — what gets written</w:t>
      </w:r>
    </w:p>
    <w:p>
      <w:pPr>
        <w:spacing w:before="80" w:after="80"/>
      </w:pPr>
      <w:r>
        <w:rPr>
          <w:rFonts w:ascii="Arial" w:cs="Arial" w:eastAsia="Arial" w:hAnsi="Arial"/>
          <w:sz w:val="22"/>
          <w:szCs w:val="22"/>
        </w:rPr>
        <w:t xml:space="preserve">Saving a registration writes or updates two APP_CONFIG rows:</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Registry row — the full ComponentRegistration including assets and baseConfig:</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configId:         "GRID_CREDIT"</w:t>
      </w:r>
    </w:p>
    <w:p>
      <w:pPr>
        <w:shd w:fill="F1EFE8" w:val="clear"/>
        <w:spacing w:before="60" w:after="60"/>
        <w:ind w:left="360" w:right="360"/>
      </w:pPr>
      <w:r>
        <w:rPr>
          <w:rFonts w:ascii="Courier New" w:cs="Courier New" w:eastAsia="Courier New" w:hAnsi="Courier New"/>
          <w:color w:val="444441"/>
          <w:sz w:val="18"/>
          <w:szCs w:val="18"/>
        </w:rPr>
        <w:t xml:space="preserve">  componentType:    "REGISTRY"</w:t>
      </w:r>
    </w:p>
    <w:p>
      <w:pPr>
        <w:shd w:fill="F1EFE8" w:val="clear"/>
        <w:spacing w:before="60" w:after="60"/>
        <w:ind w:left="360" w:right="360"/>
      </w:pPr>
      <w:r>
        <w:rPr>
          <w:rFonts w:ascii="Courier New" w:cs="Courier New" w:eastAsia="Courier New" w:hAnsi="Courier New"/>
          <w:color w:val="444441"/>
          <w:sz w:val="18"/>
          <w:szCs w:val="18"/>
        </w:rPr>
        <w:t xml:space="preserve">  componentSubType: "COMPONENT"</w:t>
      </w:r>
    </w:p>
    <w:p>
      <w:pPr>
        <w:shd w:fill="F1EFE8" w:val="clear"/>
        <w:spacing w:before="60" w:after="60"/>
        <w:ind w:left="360" w:right="360"/>
      </w:pPr>
      <w:r>
        <w:rPr>
          <w:rFonts w:ascii="Courier New" w:cs="Courier New" w:eastAsia="Courier New" w:hAnsi="Courier New"/>
          <w:color w:val="444441"/>
          <w:sz w:val="18"/>
          <w:szCs w:val="18"/>
        </w:rPr>
        <w:t xml:space="preserve">  config: {</w:t>
      </w:r>
    </w:p>
    <w:p>
      <w:pPr>
        <w:shd w:fill="F1EFE8" w:val="clear"/>
        <w:spacing w:before="60" w:after="60"/>
        <w:ind w:left="360" w:right="360"/>
      </w:pPr>
      <w:r>
        <w:rPr>
          <w:rFonts w:ascii="Courier New" w:cs="Courier New" w:eastAsia="Courier New" w:hAnsi="Courier New"/>
          <w:color w:val="444441"/>
          <w:sz w:val="18"/>
          <w:szCs w:val="18"/>
        </w:rPr>
        <w:t xml:space="preserve">    displayName, description, url, componentType,</w:t>
      </w:r>
    </w:p>
    <w:p>
      <w:pPr>
        <w:shd w:fill="F1EFE8" w:val="clear"/>
        <w:spacing w:before="60" w:after="60"/>
        <w:ind w:left="360" w:right="360"/>
      </w:pPr>
      <w:r>
        <w:rPr>
          <w:rFonts w:ascii="Courier New" w:cs="Courier New" w:eastAsia="Courier New" w:hAnsi="Courier New"/>
          <w:color w:val="444441"/>
          <w:sz w:val="18"/>
          <w:szCs w:val="18"/>
        </w:rPr>
        <w:t xml:space="preserve">    componentSubType, windowOptions, baseConfig,</w:t>
      </w:r>
    </w:p>
    <w:p>
      <w:pPr>
        <w:shd w:fill="F1EFE8" w:val="clear"/>
        <w:spacing w:before="60" w:after="60"/>
        <w:ind w:left="360" w:right="360"/>
      </w:pPr>
      <w:r>
        <w:rPr>
          <w:rFonts w:ascii="Courier New" w:cs="Courier New" w:eastAsia="Courier New" w:hAnsi="Courier New"/>
          <w:color w:val="444441"/>
          <w:sz w:val="18"/>
          <w:szCs w:val="18"/>
        </w:rPr>
        <w:t xml:space="preserve">    assets:        { icon, iconDark, screenshots },</w:t>
      </w:r>
    </w:p>
    <w:p>
      <w:pPr>
        <w:shd w:fill="F1EFE8" w:val="clear"/>
        <w:spacing w:before="60" w:after="60"/>
        <w:ind w:left="360" w:right="360"/>
      </w:pPr>
      <w:r>
        <w:rPr>
          <w:rFonts w:ascii="Courier New" w:cs="Courier New" w:eastAsia="Courier New" w:hAnsi="Courier New"/>
          <w:color w:val="444441"/>
          <w:sz w:val="18"/>
          <w:szCs w:val="18"/>
        </w:rPr>
        <w:t xml:space="preserve">    assetsSummary: { icon, iconDark }</w:t>
      </w:r>
    </w:p>
    <w:p>
      <w:pPr>
        <w:shd w:fill="F1EFE8" w:val="clear"/>
        <w:spacing w:before="60" w:after="60"/>
        <w:ind w:left="360" w:right="360"/>
      </w:pPr>
      <w:r>
        <w:rPr>
          <w:rFonts w:ascii="Courier New" w:cs="Courier New" w:eastAsia="Courier New" w:hAnsi="Courier New"/>
          <w:color w:val="444441"/>
          <w:sz w:val="18"/>
          <w:szCs w:val="18"/>
        </w:rPr>
        <w:t xml:space="preserve">  }</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Template config row — written only if this componentType + componentSubType has no existing template: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configId:         "GRID_CREDIT"    // same ID — dual-purpose row</w:t>
      </w:r>
    </w:p>
    <w:p>
      <w:pPr>
        <w:shd w:fill="F1EFE8" w:val="clear"/>
        <w:spacing w:before="60" w:after="60"/>
        <w:ind w:left="360" w:right="360"/>
      </w:pPr>
      <w:r>
        <w:rPr>
          <w:rFonts w:ascii="Courier New" w:cs="Courier New" w:eastAsia="Courier New" w:hAnsi="Courier New"/>
          <w:color w:val="444441"/>
          <w:sz w:val="18"/>
          <w:szCs w:val="18"/>
        </w:rPr>
        <w:t xml:space="preserve">  componentType:    "GRID"</w:t>
      </w:r>
    </w:p>
    <w:p>
      <w:pPr>
        <w:shd w:fill="F1EFE8" w:val="clear"/>
        <w:spacing w:before="60" w:after="60"/>
        <w:ind w:left="360" w:right="360"/>
      </w:pPr>
      <w:r>
        <w:rPr>
          <w:rFonts w:ascii="Courier New" w:cs="Courier New" w:eastAsia="Courier New" w:hAnsi="Courier New"/>
          <w:color w:val="444441"/>
          <w:sz w:val="18"/>
          <w:szCs w:val="18"/>
        </w:rPr>
        <w:t xml:space="preserve">  componentSubType: "CREDIT"</w:t>
      </w:r>
    </w:p>
    <w:p>
      <w:pPr>
        <w:shd w:fill="F1EFE8" w:val="clear"/>
        <w:spacing w:before="60" w:after="60"/>
        <w:ind w:left="360" w:right="360"/>
      </w:pPr>
      <w:r>
        <w:rPr>
          <w:rFonts w:ascii="Courier New" w:cs="Courier New" w:eastAsia="Courier New" w:hAnsi="Courier New"/>
          <w:color w:val="444441"/>
          <w:sz w:val="18"/>
          <w:szCs w:val="18"/>
        </w:rPr>
        <w:t xml:space="preserve">  config:           { ...baseConfig, windowOptions }</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registry row and the template config row share the same configId ("GRID_CREDIT"). They are distinguished by their componentType — "REGISTRY" vs "GRID". The framework always queries by both configId AND componentType to avoid ambiguity.</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 A component cannot be launched from anywhere — dock, registry viewer, Home search — until it has a registry row AND a template config row. The registry editor writes both atomically on first save. Subsequent edits to the registry row do not overwrite the template config row (that is the responsibility of "Save as base config" inside the running component).</w:t>
      </w:r>
    </w:p>
    <w:p>
      <w:r>
        <w:br w:type="page"/>
      </w:r>
    </w:p>
    <w:p>
      <w:pPr>
        <w:pStyle w:val="Heading1"/>
        <w:spacing w:before="400" w:after="200"/>
      </w:pPr>
      <w:r>
        <w:rPr>
          <w:rFonts w:ascii="Arial" w:cs="Arial" w:eastAsia="Arial" w:hAnsi="Arial"/>
          <w:b/>
          <w:bCs/>
          <w:color w:val="1E1B4B"/>
          <w:sz w:val="32"/>
          <w:szCs w:val="32"/>
        </w:rPr>
        <w:t xml:space="preserve">4. Dock Editor</w:t>
      </w:r>
    </w:p>
    <w:p>
      <w:pPr>
        <w:pStyle w:val="Heading2"/>
        <w:spacing w:before="320" w:after="160"/>
      </w:pPr>
      <w:r>
        <w:rPr>
          <w:rFonts w:ascii="Arial" w:cs="Arial" w:eastAsia="Arial" w:hAnsi="Arial"/>
          <w:b/>
          <w:bCs/>
          <w:color w:val="534AB7"/>
          <w:sz w:val="26"/>
          <w:szCs w:val="26"/>
        </w:rPr>
        <w:t xml:space="preserve">4.1  Purpose</w:t>
      </w:r>
    </w:p>
    <w:p>
      <w:pPr>
        <w:spacing w:before="80" w:after="80"/>
      </w:pPr>
      <w:r>
        <w:rPr>
          <w:rFonts w:ascii="Arial" w:cs="Arial" w:eastAsia="Arial" w:hAnsi="Arial"/>
          <w:sz w:val="22"/>
          <w:szCs w:val="22"/>
        </w:rPr>
        <w:t xml:space="preserve">The Dock Editor arranges registered components into the dock menu tree. It is purely structural and presentational — it contains no component config, no URLs, no window options. All of that lives in the registry.</w:t>
      </w:r>
    </w:p>
    <w:p>
      <w:pPr>
        <w:spacing w:before="80" w:after="80"/>
      </w:pPr>
      <w:r>
        <w:t xml:space="preserve"/>
      </w:r>
    </w:p>
    <w:p>
      <w:pPr>
        <w:spacing w:before="80" w:after="80"/>
      </w:pPr>
      <w:r>
        <w:rPr>
          <w:rFonts w:ascii="Arial" w:cs="Arial" w:eastAsia="Arial" w:hAnsi="Arial"/>
          <w:sz w:val="22"/>
          <w:szCs w:val="22"/>
        </w:rPr>
        <w:t xml:space="preserve">The Dock Editor is itself a registered component:</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registrationId:   "ADMIN_DOCK"</w:t>
      </w:r>
    </w:p>
    <w:p>
      <w:pPr>
        <w:shd w:fill="F1EFE8" w:val="clear"/>
        <w:spacing w:before="60" w:after="60"/>
        <w:ind w:left="360" w:right="360"/>
      </w:pPr>
      <w:r>
        <w:rPr>
          <w:rFonts w:ascii="Courier New" w:cs="Courier New" w:eastAsia="Courier New" w:hAnsi="Courier New"/>
          <w:color w:val="444441"/>
          <w:sz w:val="18"/>
          <w:szCs w:val="18"/>
        </w:rPr>
        <w:t xml:space="preserve">componentType:    "ADMIN"</w:t>
      </w:r>
    </w:p>
    <w:p>
      <w:pPr>
        <w:shd w:fill="F1EFE8" w:val="clear"/>
        <w:spacing w:before="60" w:after="60"/>
        <w:ind w:left="360" w:right="360"/>
      </w:pPr>
      <w:r>
        <w:rPr>
          <w:rFonts w:ascii="Courier New" w:cs="Courier New" w:eastAsia="Courier New" w:hAnsi="Courier New"/>
          <w:color w:val="444441"/>
          <w:sz w:val="18"/>
          <w:szCs w:val="18"/>
        </w:rPr>
        <w:t xml:space="preserve">componentSubType: "DOCK"</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4.2  DockMenuItem entity</w:t>
      </w:r>
    </w:p>
    <w:p>
      <w:pPr>
        <w:spacing w:before="80" w:after="80"/>
      </w:pPr>
      <w:r>
        <w:rPr>
          <w:rFonts w:ascii="Arial" w:cs="Arial" w:eastAsia="Arial" w:hAnsi="Arial"/>
          <w:sz w:val="22"/>
          <w:szCs w:val="22"/>
        </w:rPr>
        <w:t xml:space="preserve">Each item in the dock menu tree has a minimal set of fields. For type=item, the only required field beyond presentation is registrationId — everything operational is resolved from the registry at launch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300"/>
        <w:gridCol w:w="5760"/>
      </w:tblGrid>
      <w:tr>
        <w:trPr>
          <w:tblHeader/>
        </w:trPr>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id</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uuid</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5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Unique identifier for this menu item</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type</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enum</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5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item | submenu | separator</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registrationId</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 (if type=item)</w:t>
            </w:r>
          </w:p>
        </w:tc>
        <w:tc>
          <w:tcPr>
            <w:tcW w:type="dxa" w:w="5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FK to ComponentRegistration. Framework resolves url, windowOptions, baseConfig from here.</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label</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5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Display label on the dock menu. If null, uses registration displayName.</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iconUrl</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5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Icon override for this dock placement. If null, uses registration icon.</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children</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DockMenuItem[]</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5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Populated only when type=submenu.</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DockMenuItem has no url, no windowOptions, no baseConfig, and no componentType/componentSubType fields. All of these are resolved from the registry via registrationId at launch time. The dock is a pure navigation structure.</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4.3  Dock Editor UI</w:t>
      </w:r>
    </w:p>
    <w:p>
      <w:pPr>
        <w:spacing w:before="80" w:after="80"/>
      </w:pPr>
      <w:r>
        <w:rPr>
          <w:rFonts w:ascii="Arial" w:cs="Arial" w:eastAsia="Arial" w:hAnsi="Arial"/>
          <w:sz w:val="22"/>
          <w:szCs w:val="22"/>
        </w:rPr>
        <w:t xml:space="preserve">The editor presents a two-panel layout: a tree of current dock items on the left, and an item editor on the right. Adding a new item of type=item presents a single searchable dropdown:</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Component   [ Search registered components...  ▼ ]</w:t>
      </w:r>
    </w:p>
    <w:p>
      <w:pPr>
        <w:shd w:fill="F1EFE8" w:val="clear"/>
        <w:spacing w:before="60" w:after="60"/>
        <w:ind w:left="360" w:right="360"/>
      </w:pPr>
      <w:r>
        <w:rPr>
          <w:rFonts w:ascii="Courier New" w:cs="Courier New" w:eastAsia="Courier New" w:hAnsi="Courier New"/>
          <w:color w:val="444441"/>
          <w:sz w:val="18"/>
          <w:szCs w:val="18"/>
        </w:rPr>
        <w:t xml:space="preserve">            &gt; Credit Blotter      GRID · CREDIT</w:t>
      </w:r>
    </w:p>
    <w:p>
      <w:pPr>
        <w:shd w:fill="F1EFE8" w:val="clear"/>
        <w:spacing w:before="60" w:after="60"/>
        <w:ind w:left="360" w:right="360"/>
      </w:pPr>
      <w:r>
        <w:rPr>
          <w:rFonts w:ascii="Courier New" w:cs="Courier New" w:eastAsia="Courier New" w:hAnsi="Courier New"/>
          <w:color w:val="444441"/>
          <w:sz w:val="18"/>
          <w:szCs w:val="18"/>
        </w:rPr>
        <w:t xml:space="preserve">            &gt; Positions Monitor   GRID · POSITIONS</w:t>
      </w:r>
    </w:p>
    <w:p>
      <w:pPr>
        <w:shd w:fill="F1EFE8" w:val="clear"/>
        <w:spacing w:before="60" w:after="60"/>
        <w:ind w:left="360" w:right="360"/>
      </w:pPr>
      <w:r>
        <w:rPr>
          <w:rFonts w:ascii="Courier New" w:cs="Courier New" w:eastAsia="Courier New" w:hAnsi="Courier New"/>
          <w:color w:val="444441"/>
          <w:sz w:val="18"/>
          <w:szCs w:val="18"/>
        </w:rPr>
        <w:t xml:space="preserve">            &gt; Yield Curve         CHART · YIELD_CURVE</w:t>
      </w:r>
    </w:p>
    <w:p>
      <w:pPr>
        <w:shd w:fill="F1EFE8" w:val="clear"/>
        <w:spacing w:before="60" w:after="60"/>
        <w:ind w:left="360" w:right="360"/>
      </w:pPr>
      <w:r>
        <w:rPr>
          <w:rFonts w:ascii="Courier New" w:cs="Courier New" w:eastAsia="Courier New" w:hAnsi="Courier New"/>
          <w:color w:val="444441"/>
          <w:sz w:val="18"/>
          <w:szCs w:val="18"/>
        </w:rPr>
        <w:t xml:space="preserve">            &gt; P&amp;L Dashboard       CHART · PNL</w:t>
      </w:r>
    </w:p>
    <w:p>
      <w:pPr>
        <w:spacing w:before="80" w:after="80"/>
      </w:pPr>
      <w:r>
        <w:t xml:space="preserve"/>
      </w:r>
    </w:p>
    <w:p>
      <w:pPr>
        <w:spacing w:before="80" w:after="80"/>
      </w:pPr>
      <w:r>
        <w:rPr>
          <w:rFonts w:ascii="Arial" w:cs="Arial" w:eastAsia="Arial" w:hAnsi="Arial"/>
          <w:sz w:val="22"/>
          <w:szCs w:val="22"/>
        </w:rPr>
        <w:t xml:space="preserve">On selection, label and icon fields auto-populate from the registration. The admin can leave them as-is (null = use registry value) or override them for the specific dock context.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Field in Dock Editor</w:t>
            </w:r>
          </w:p>
        </w:tc>
        <w:tc>
          <w:tcPr>
            <w:tcW w:type="dxa" w:w="3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Override behaviour</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label</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Null — renders registration displayName</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types a shorter dock-specific label</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icon</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Null — renders registration icon (light/dark aware)</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 uploads or pastes a URL for a dock-specific icon</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4.4  What gets written on save</w:t>
      </w:r>
    </w:p>
    <w:p>
      <w:pPr>
        <w:spacing w:before="80" w:after="80"/>
      </w:pPr>
      <w:r>
        <w:rPr>
          <w:rFonts w:ascii="Arial" w:cs="Arial" w:eastAsia="Arial" w:hAnsi="Arial"/>
          <w:sz w:val="22"/>
          <w:szCs w:val="22"/>
        </w:rPr>
        <w:t xml:space="preserve">The Dock Editor writes a single APP_CONFIG row — the full menu tree: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configId:         "DOCK_MENU_TREE"</w:t>
      </w:r>
    </w:p>
    <w:p>
      <w:pPr>
        <w:shd w:fill="F1EFE8" w:val="clear"/>
        <w:spacing w:before="60" w:after="60"/>
        <w:ind w:left="360" w:right="360"/>
      </w:pPr>
      <w:r>
        <w:rPr>
          <w:rFonts w:ascii="Courier New" w:cs="Courier New" w:eastAsia="Courier New" w:hAnsi="Courier New"/>
          <w:color w:val="444441"/>
          <w:sz w:val="18"/>
          <w:szCs w:val="18"/>
        </w:rPr>
        <w:t xml:space="preserve">componentType:    "DOCK"</w:t>
      </w:r>
    </w:p>
    <w:p>
      <w:pPr>
        <w:shd w:fill="F1EFE8" w:val="clear"/>
        <w:spacing w:before="60" w:after="60"/>
        <w:ind w:left="360" w:right="360"/>
      </w:pPr>
      <w:r>
        <w:rPr>
          <w:rFonts w:ascii="Courier New" w:cs="Courier New" w:eastAsia="Courier New" w:hAnsi="Courier New"/>
          <w:color w:val="444441"/>
          <w:sz w:val="18"/>
          <w:szCs w:val="18"/>
        </w:rPr>
        <w:t xml:space="preserve">componentSubType: "MENU_TREE"</w:t>
      </w:r>
    </w:p>
    <w:p>
      <w:pPr>
        <w:shd w:fill="F1EFE8" w:val="clear"/>
        <w:spacing w:before="60" w:after="60"/>
        <w:ind w:left="360" w:right="360"/>
      </w:pPr>
      <w:r>
        <w:rPr>
          <w:rFonts w:ascii="Courier New" w:cs="Courier New" w:eastAsia="Courier New" w:hAnsi="Courier New"/>
          <w:color w:val="444441"/>
          <w:sz w:val="18"/>
          <w:szCs w:val="18"/>
        </w:rPr>
        <w:t xml:space="preserve">config: {</w:t>
      </w:r>
    </w:p>
    <w:p>
      <w:pPr>
        <w:shd w:fill="F1EFE8" w:val="clear"/>
        <w:spacing w:before="60" w:after="60"/>
        <w:ind w:left="360" w:right="360"/>
      </w:pPr>
      <w:r>
        <w:rPr>
          <w:rFonts w:ascii="Courier New" w:cs="Courier New" w:eastAsia="Courier New" w:hAnsi="Courier New"/>
          <w:color w:val="444441"/>
          <w:sz w:val="18"/>
          <w:szCs w:val="18"/>
        </w:rPr>
        <w:t xml:space="preserve">  items: [</w:t>
      </w:r>
    </w:p>
    <w:p>
      <w:pPr>
        <w:shd w:fill="F1EFE8" w:val="clear"/>
        <w:spacing w:before="60" w:after="60"/>
        <w:ind w:left="360" w:right="360"/>
      </w:pPr>
      <w:r>
        <w:rPr>
          <w:rFonts w:ascii="Courier New" w:cs="Courier New" w:eastAsia="Courier New" w:hAnsi="Courier New"/>
          <w:color w:val="444441"/>
          <w:sz w:val="18"/>
          <w:szCs w:val="18"/>
        </w:rPr>
        <w:t xml:space="preserve">    { id: "001", type: "item",    registrationId: "GRID_CREDIT",      label: "Credit", iconUrl: null },</w:t>
      </w:r>
    </w:p>
    <w:p>
      <w:pPr>
        <w:shd w:fill="F1EFE8" w:val="clear"/>
        <w:spacing w:before="60" w:after="60"/>
        <w:ind w:left="360" w:right="360"/>
      </w:pPr>
      <w:r>
        <w:rPr>
          <w:rFonts w:ascii="Courier New" w:cs="Courier New" w:eastAsia="Courier New" w:hAnsi="Courier New"/>
          <w:color w:val="444441"/>
          <w:sz w:val="18"/>
          <w:szCs w:val="18"/>
        </w:rPr>
        <w:t xml:space="preserve">    { id: "002", type: "submenu", label: "Analytics", iconUrl: "...", children: [</w:t>
      </w:r>
    </w:p>
    <w:p>
      <w:pPr>
        <w:shd w:fill="F1EFE8" w:val="clear"/>
        <w:spacing w:before="60" w:after="60"/>
        <w:ind w:left="360" w:right="360"/>
      </w:pPr>
      <w:r>
        <w:rPr>
          <w:rFonts w:ascii="Courier New" w:cs="Courier New" w:eastAsia="Courier New" w:hAnsi="Courier New"/>
          <w:color w:val="444441"/>
          <w:sz w:val="18"/>
          <w:szCs w:val="18"/>
        </w:rPr>
        <w:t xml:space="preserve">      { id: "003", type: "item",  registrationId: "CHART_PNL",        label: null,     iconUrl: null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 id: "004", type: "separator"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2: The Dock Editor never writes component config. It only writes the DOCK_MENU_TREE row. If a component`s URL, window options, or base config changes, the admin updates the registry — the dock menu item automatically reflects the change at next launch because it holds only the registrationId reference.</w:t>
      </w:r>
    </w:p>
    <w:p>
      <w:r>
        <w:br w:type="page"/>
      </w:r>
    </w:p>
    <w:p>
      <w:pPr>
        <w:pStyle w:val="Heading1"/>
        <w:spacing w:before="400" w:after="200"/>
      </w:pPr>
      <w:r>
        <w:rPr>
          <w:rFonts w:ascii="Arial" w:cs="Arial" w:eastAsia="Arial" w:hAnsi="Arial"/>
          <w:b/>
          <w:bCs/>
          <w:color w:val="1E1B4B"/>
          <w:sz w:val="32"/>
          <w:szCs w:val="32"/>
        </w:rPr>
        <w:t xml:space="preserve">5. Lifecycle Phases</w:t>
      </w:r>
    </w:p>
    <w:p>
      <w:pPr>
        <w:pStyle w:val="Heading2"/>
        <w:spacing w:before="320" w:after="160"/>
      </w:pPr>
      <w:r>
        <w:rPr>
          <w:rFonts w:ascii="Arial" w:cs="Arial" w:eastAsia="Arial" w:hAnsi="Arial"/>
          <w:b/>
          <w:bCs/>
          <w:color w:val="534AB7"/>
          <w:sz w:val="26"/>
          <w:szCs w:val="26"/>
        </w:rPr>
        <w:t xml:space="preserve">Phase 1 — Admin Registers a Component</w:t>
      </w:r>
    </w:p>
    <w:p>
      <w:pPr>
        <w:spacing w:before="80" w:after="80"/>
      </w:pPr>
      <w:r>
        <w:rPr>
          <w:rFonts w:ascii="Arial" w:cs="Arial" w:eastAsia="Arial" w:hAnsi="Arial"/>
          <w:sz w:val="22"/>
          <w:szCs w:val="22"/>
        </w:rPr>
        <w:t xml:space="preserve">Performed once per component type. Establishes the component in the platform catalogue. No component of that type can be launched from anywhere until this phase is complete.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5.1  Preconditions</w:t>
      </w:r>
    </w:p>
    <w:p>
      <w:pPr>
        <w:pStyle w:val="ListParagraph"/>
        <w:numPr>
          <w:ilvl w:val="0"/>
          <w:numId w:val="2"/>
        </w:numPr>
        <w:spacing w:before="60" w:after="60"/>
      </w:pPr>
      <w:r>
        <w:rPr>
          <w:rFonts w:ascii="Arial" w:cs="Arial" w:eastAsia="Arial" w:hAnsi="Arial"/>
          <w:sz w:val="22"/>
          <w:szCs w:val="22"/>
        </w:rPr>
        <w:t xml:space="preserve">componentType must exist in COMPONENT_TYPE_REF.</w:t>
      </w:r>
    </w:p>
    <w:p>
      <w:pPr>
        <w:pStyle w:val="ListParagraph"/>
        <w:numPr>
          <w:ilvl w:val="0"/>
          <w:numId w:val="2"/>
        </w:numPr>
        <w:spacing w:before="60" w:after="60"/>
      </w:pPr>
      <w:r>
        <w:rPr>
          <w:rFonts w:ascii="Arial" w:cs="Arial" w:eastAsia="Arial" w:hAnsi="Arial"/>
          <w:sz w:val="22"/>
          <w:szCs w:val="22"/>
        </w:rPr>
        <w:t xml:space="preserve">componentSubType must exist in COMPONENT_SUBTYPE_REF with matching parentType.</w:t>
      </w:r>
    </w:p>
    <w:p>
      <w:pPr>
        <w:pStyle w:val="ListParagraph"/>
        <w:numPr>
          <w:ilvl w:val="0"/>
          <w:numId w:val="2"/>
        </w:numPr>
        <w:spacing w:before="60" w:after="60"/>
      </w:pPr>
      <w:r>
        <w:rPr>
          <w:rFonts w:ascii="Arial" w:cs="Arial" w:eastAsia="Arial" w:hAnsi="Arial"/>
          <w:sz w:val="22"/>
          <w:szCs w:val="22"/>
        </w:rPr>
        <w:t xml:space="preserve">Admin must have CONFIG:CREATE permission.</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5.2  Steps</w:t>
      </w:r>
    </w:p>
    <w:p>
      <w:pPr>
        <w:pStyle w:val="ListParagraph"/>
        <w:numPr>
          <w:ilvl w:val="0"/>
          <w:numId w:val="3"/>
        </w:numPr>
        <w:spacing w:before="60" w:after="60"/>
      </w:pPr>
      <w:r>
        <w:rPr>
          <w:rFonts w:ascii="Arial" w:cs="Arial" w:eastAsia="Arial" w:hAnsi="Arial"/>
          <w:sz w:val="22"/>
          <w:szCs w:val="22"/>
        </w:rPr>
        <w:t xml:space="preserve">Admin opens Component Registry Editor (via Admin submenu on dock).</w:t>
      </w:r>
    </w:p>
    <w:p>
      <w:pPr>
        <w:pStyle w:val="ListParagraph"/>
        <w:numPr>
          <w:ilvl w:val="0"/>
          <w:numId w:val="3"/>
        </w:numPr>
        <w:spacing w:before="60" w:after="60"/>
      </w:pPr>
      <w:r>
        <w:rPr>
          <w:rFonts w:ascii="Arial" w:cs="Arial" w:eastAsia="Arial" w:hAnsi="Arial"/>
          <w:sz w:val="22"/>
          <w:szCs w:val="22"/>
        </w:rPr>
        <w:t xml:space="preserve">Admin fills in Identity section: displayName, description, componentType, componentSubType, url, allowedRoles.</w:t>
      </w:r>
    </w:p>
    <w:p>
      <w:pPr>
        <w:pStyle w:val="ListParagraph"/>
        <w:numPr>
          <w:ilvl w:val="0"/>
          <w:numId w:val="3"/>
        </w:numPr>
        <w:spacing w:before="60" w:after="60"/>
      </w:pPr>
      <w:r>
        <w:rPr>
          <w:rFonts w:ascii="Arial" w:cs="Arial" w:eastAsia="Arial" w:hAnsi="Arial"/>
          <w:sz w:val="22"/>
          <w:szCs w:val="22"/>
        </w:rPr>
        <w:t xml:space="preserve">Admin uploads icon (light and optionally dark) and one or more screenshots with captions.</w:t>
      </w:r>
    </w:p>
    <w:p>
      <w:pPr>
        <w:pStyle w:val="ListParagraph"/>
        <w:numPr>
          <w:ilvl w:val="0"/>
          <w:numId w:val="3"/>
        </w:numPr>
        <w:spacing w:before="60" w:after="60"/>
      </w:pPr>
      <w:r>
        <w:rPr>
          <w:rFonts w:ascii="Arial" w:cs="Arial" w:eastAsia="Arial" w:hAnsi="Arial"/>
          <w:sz w:val="22"/>
          <w:szCs w:val="22"/>
        </w:rPr>
        <w:t xml:space="preserve">Admin fills in Window options: defaultWidth, defaultHeight, minWidth, minHeight, resizable.</w:t>
      </w:r>
    </w:p>
    <w:p>
      <w:pPr>
        <w:pStyle w:val="ListParagraph"/>
        <w:numPr>
          <w:ilvl w:val="0"/>
          <w:numId w:val="3"/>
        </w:numPr>
        <w:spacing w:before="60" w:after="60"/>
      </w:pPr>
      <w:r>
        <w:rPr>
          <w:rFonts w:ascii="Arial" w:cs="Arial" w:eastAsia="Arial" w:hAnsi="Arial"/>
          <w:sz w:val="22"/>
          <w:szCs w:val="22"/>
        </w:rPr>
        <w:t xml:space="preserve">Admin fills in Base config JSON: the default state every new instance will start from.</w:t>
      </w:r>
    </w:p>
    <w:p>
      <w:pPr>
        <w:pStyle w:val="ListParagraph"/>
        <w:numPr>
          <w:ilvl w:val="0"/>
          <w:numId w:val="3"/>
        </w:numPr>
        <w:spacing w:before="60" w:after="60"/>
      </w:pPr>
      <w:r>
        <w:rPr>
          <w:rFonts w:ascii="Arial" w:cs="Arial" w:eastAsia="Arial" w:hAnsi="Arial"/>
          <w:sz w:val="22"/>
          <w:szCs w:val="22"/>
        </w:rPr>
        <w:t xml:space="preserve">Admin clicks Save registration.</w:t>
      </w:r>
    </w:p>
    <w:p>
      <w:pPr>
        <w:pStyle w:val="ListParagraph"/>
        <w:numPr>
          <w:ilvl w:val="0"/>
          <w:numId w:val="3"/>
        </w:numPr>
        <w:spacing w:before="60" w:after="60"/>
      </w:pPr>
      <w:r>
        <w:rPr>
          <w:rFonts w:ascii="Arial" w:cs="Arial" w:eastAsia="Arial" w:hAnsi="Arial"/>
          <w:sz w:val="22"/>
          <w:szCs w:val="22"/>
        </w:rPr>
        <w:t xml:space="preserve">Framework performs two atomic writes:</w:t>
      </w:r>
    </w:p>
    <w:p>
      <w:pPr>
        <w:pStyle w:val="ListParagraph"/>
        <w:numPr>
          <w:ilvl w:val="1"/>
          <w:numId w:val="2"/>
        </w:numPr>
        <w:spacing w:before="60" w:after="60"/>
      </w:pPr>
      <w:r>
        <w:rPr>
          <w:rFonts w:ascii="Arial" w:cs="Arial" w:eastAsia="Arial" w:hAnsi="Arial"/>
          <w:sz w:val="22"/>
          <w:szCs w:val="22"/>
        </w:rPr>
        <w:t xml:space="preserve">Registry row: configId=registrationId, componentType=REGISTRY, componentSubType=COMPONENT</w:t>
      </w:r>
    </w:p>
    <w:p>
      <w:pPr>
        <w:pStyle w:val="ListParagraph"/>
        <w:numPr>
          <w:ilvl w:val="1"/>
          <w:numId w:val="2"/>
        </w:numPr>
        <w:spacing w:before="60" w:after="60"/>
      </w:pPr>
      <w:r>
        <w:rPr>
          <w:rFonts w:ascii="Arial" w:cs="Arial" w:eastAsia="Arial" w:hAnsi="Arial"/>
          <w:sz w:val="22"/>
          <w:szCs w:val="22"/>
        </w:rPr>
        <w:t xml:space="preserve">Template config row: configId=registrationId, componentType=&lt;actual type&gt;, componentSubType=&lt;actual subtype&gt; — written only if no template row exists yet</w:t>
      </w:r>
    </w:p>
    <w:p>
      <w:pPr>
        <w:pStyle w:val="ListParagraph"/>
        <w:numPr>
          <w:ilvl w:val="0"/>
          <w:numId w:val="3"/>
        </w:numPr>
        <w:spacing w:before="60" w:after="60"/>
      </w:pPr>
      <w:r>
        <w:rPr>
          <w:rFonts w:ascii="Arial" w:cs="Arial" w:eastAsia="Arial" w:hAnsi="Arial"/>
          <w:sz w:val="22"/>
          <w:szCs w:val="22"/>
        </w:rPr>
        <w:t xml:space="preserve">Component appears in: registry viewer list, dock editor component dropdown, OpenFin Home search, OpenFin Store.</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3: The base config JSON in the registry editor is the initial template. It is written to APP_CONFIG as the template config row ONLY on first registration. Subsequent saves to the registry row (e.g. updating the icon or description) do NOT overwrite the template config — only the "Save as base config" action inside the running component does that.</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Phase 2 — Admin Builds the Dock Menu</w:t>
      </w:r>
    </w:p>
    <w:p>
      <w:pPr>
        <w:spacing w:before="80" w:after="80"/>
      </w:pPr>
      <w:r>
        <w:rPr>
          <w:rFonts w:ascii="Arial" w:cs="Arial" w:eastAsia="Arial" w:hAnsi="Arial"/>
          <w:sz w:val="22"/>
          <w:szCs w:val="22"/>
        </w:rPr>
        <w:t xml:space="preserve">Performed after components are registered. Arranges registered components into the dock navigation structure.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5.3  Steps</w:t>
      </w:r>
    </w:p>
    <w:p>
      <w:pPr>
        <w:pStyle w:val="ListParagraph"/>
        <w:numPr>
          <w:ilvl w:val="0"/>
          <w:numId w:val="3"/>
        </w:numPr>
        <w:spacing w:before="60" w:after="60"/>
      </w:pPr>
      <w:r>
        <w:rPr>
          <w:rFonts w:ascii="Arial" w:cs="Arial" w:eastAsia="Arial" w:hAnsi="Arial"/>
          <w:sz w:val="22"/>
          <w:szCs w:val="22"/>
        </w:rPr>
        <w:t xml:space="preserve">Admin opens Dock Editor (via Admin submenu on dock).</w:t>
      </w:r>
    </w:p>
    <w:p>
      <w:pPr>
        <w:pStyle w:val="ListParagraph"/>
        <w:numPr>
          <w:ilvl w:val="0"/>
          <w:numId w:val="3"/>
        </w:numPr>
        <w:spacing w:before="60" w:after="60"/>
      </w:pPr>
      <w:r>
        <w:rPr>
          <w:rFonts w:ascii="Arial" w:cs="Arial" w:eastAsia="Arial" w:hAnsi="Arial"/>
          <w:sz w:val="22"/>
          <w:szCs w:val="22"/>
        </w:rPr>
        <w:t xml:space="preserve">Admin adds, removes, and reorders items in the menu tree.</w:t>
      </w:r>
    </w:p>
    <w:p>
      <w:pPr>
        <w:pStyle w:val="ListParagraph"/>
        <w:numPr>
          <w:ilvl w:val="0"/>
          <w:numId w:val="3"/>
        </w:numPr>
        <w:spacing w:before="60" w:after="60"/>
      </w:pPr>
      <w:r>
        <w:rPr>
          <w:rFonts w:ascii="Arial" w:cs="Arial" w:eastAsia="Arial" w:hAnsi="Arial"/>
          <w:sz w:val="22"/>
          <w:szCs w:val="22"/>
        </w:rPr>
        <w:t xml:space="preserve">For each type=item, admin selects a component from the registry dropdown. Label and icon auto-populate; admin may override.</w:t>
      </w:r>
    </w:p>
    <w:p>
      <w:pPr>
        <w:pStyle w:val="ListParagraph"/>
        <w:numPr>
          <w:ilvl w:val="0"/>
          <w:numId w:val="3"/>
        </w:numPr>
        <w:spacing w:before="60" w:after="60"/>
      </w:pPr>
      <w:r>
        <w:rPr>
          <w:rFonts w:ascii="Arial" w:cs="Arial" w:eastAsia="Arial" w:hAnsi="Arial"/>
          <w:sz w:val="22"/>
          <w:szCs w:val="22"/>
        </w:rPr>
        <w:t xml:space="preserve">Admin groups items into submenus with labels and optional icons.</w:t>
      </w:r>
    </w:p>
    <w:p>
      <w:pPr>
        <w:pStyle w:val="ListParagraph"/>
        <w:numPr>
          <w:ilvl w:val="0"/>
          <w:numId w:val="3"/>
        </w:numPr>
        <w:spacing w:before="60" w:after="60"/>
      </w:pPr>
      <w:r>
        <w:rPr>
          <w:rFonts w:ascii="Arial" w:cs="Arial" w:eastAsia="Arial" w:hAnsi="Arial"/>
          <w:sz w:val="22"/>
          <w:szCs w:val="22"/>
        </w:rPr>
        <w:t xml:space="preserve">Admin inserts separators where needed.</w:t>
      </w:r>
    </w:p>
    <w:p>
      <w:pPr>
        <w:pStyle w:val="ListParagraph"/>
        <w:numPr>
          <w:ilvl w:val="0"/>
          <w:numId w:val="3"/>
        </w:numPr>
        <w:spacing w:before="60" w:after="60"/>
      </w:pPr>
      <w:r>
        <w:rPr>
          <w:rFonts w:ascii="Arial" w:cs="Arial" w:eastAsia="Arial" w:hAnsi="Arial"/>
          <w:sz w:val="22"/>
          <w:szCs w:val="22"/>
        </w:rPr>
        <w:t xml:space="preserve">Admin clicks Save.</w:t>
      </w:r>
    </w:p>
    <w:p>
      <w:pPr>
        <w:pStyle w:val="ListParagraph"/>
        <w:numPr>
          <w:ilvl w:val="0"/>
          <w:numId w:val="3"/>
        </w:numPr>
        <w:spacing w:before="60" w:after="60"/>
      </w:pPr>
      <w:r>
        <w:rPr>
          <w:rFonts w:ascii="Arial" w:cs="Arial" w:eastAsia="Arial" w:hAnsi="Arial"/>
          <w:sz w:val="22"/>
          <w:szCs w:val="22"/>
        </w:rPr>
        <w:t xml:space="preserve">Framework writes the DOCK_MENU_TREE row to APP_CONFIG.</w:t>
      </w:r>
    </w:p>
    <w:p>
      <w:pPr>
        <w:pStyle w:val="ListParagraph"/>
        <w:numPr>
          <w:ilvl w:val="0"/>
          <w:numId w:val="3"/>
        </w:numPr>
        <w:spacing w:before="60" w:after="60"/>
      </w:pPr>
      <w:r>
        <w:rPr>
          <w:rFonts w:ascii="Arial" w:cs="Arial" w:eastAsia="Arial" w:hAnsi="Arial"/>
          <w:sz w:val="22"/>
          <w:szCs w:val="22"/>
        </w:rPr>
        <w:t xml:space="preserve">OpenFin dock re-registers with the new menu structure immediately.</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Phase 3 — User Launches a Component</w:t>
      </w:r>
    </w:p>
    <w:p>
      <w:pPr>
        <w:spacing w:before="80" w:after="80"/>
      </w:pPr>
      <w:r>
        <w:rPr>
          <w:rFonts w:ascii="Arial" w:cs="Arial" w:eastAsia="Arial" w:hAnsi="Arial"/>
          <w:sz w:val="22"/>
          <w:szCs w:val="22"/>
        </w:rPr>
        <w:t xml:space="preserve">Occurs each time a user clicks a dock menu item, clicks Open in the Component Registry viewer, or selects a component from Home search. On launch the framework writes an instance config row to APP_CONFIG immediately — not deferred to workspace save.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5.4  Steps</w:t>
      </w:r>
    </w:p>
    <w:p>
      <w:pPr>
        <w:pStyle w:val="ListParagraph"/>
        <w:numPr>
          <w:ilvl w:val="0"/>
          <w:numId w:val="3"/>
        </w:numPr>
        <w:spacing w:before="60" w:after="60"/>
      </w:pPr>
      <w:r>
        <w:rPr>
          <w:rFonts w:ascii="Arial" w:cs="Arial" w:eastAsia="Arial" w:hAnsi="Arial"/>
          <w:sz w:val="22"/>
          <w:szCs w:val="22"/>
        </w:rPr>
        <w:t xml:space="preserve">User triggers a launch (dock click, registry Open button, Home search result).</w:t>
      </w:r>
    </w:p>
    <w:p>
      <w:pPr>
        <w:pStyle w:val="ListParagraph"/>
        <w:numPr>
          <w:ilvl w:val="0"/>
          <w:numId w:val="3"/>
        </w:numPr>
        <w:spacing w:before="60" w:after="60"/>
      </w:pPr>
      <w:r>
        <w:rPr>
          <w:rFonts w:ascii="Arial" w:cs="Arial" w:eastAsia="Arial" w:hAnsi="Arial"/>
          <w:sz w:val="22"/>
          <w:szCs w:val="22"/>
        </w:rPr>
        <w:t xml:space="preserve">Framework reads the registrationId from the trigger source:</w:t>
      </w:r>
    </w:p>
    <w:p>
      <w:pPr>
        <w:pStyle w:val="ListParagraph"/>
        <w:numPr>
          <w:ilvl w:val="1"/>
          <w:numId w:val="2"/>
        </w:numPr>
        <w:spacing w:before="60" w:after="60"/>
      </w:pPr>
      <w:r>
        <w:rPr>
          <w:rFonts w:ascii="Arial" w:cs="Arial" w:eastAsia="Arial" w:hAnsi="Arial"/>
          <w:sz w:val="22"/>
          <w:szCs w:val="22"/>
        </w:rPr>
        <w:t xml:space="preserve">Dock click: registrationId from DockMenuItem</w:t>
      </w:r>
    </w:p>
    <w:p>
      <w:pPr>
        <w:pStyle w:val="ListParagraph"/>
        <w:numPr>
          <w:ilvl w:val="1"/>
          <w:numId w:val="2"/>
        </w:numPr>
        <w:spacing w:before="60" w:after="60"/>
      </w:pPr>
      <w:r>
        <w:rPr>
          <w:rFonts w:ascii="Arial" w:cs="Arial" w:eastAsia="Arial" w:hAnsi="Arial"/>
          <w:sz w:val="22"/>
          <w:szCs w:val="22"/>
        </w:rPr>
        <w:t xml:space="preserve">Registry viewer: registrationId from the registration row</w:t>
      </w:r>
    </w:p>
    <w:p>
      <w:pPr>
        <w:pStyle w:val="ListParagraph"/>
        <w:numPr>
          <w:ilvl w:val="1"/>
          <w:numId w:val="2"/>
        </w:numPr>
        <w:spacing w:before="60" w:after="60"/>
      </w:pPr>
      <w:r>
        <w:rPr>
          <w:rFonts w:ascii="Arial" w:cs="Arial" w:eastAsia="Arial" w:hAnsi="Arial"/>
          <w:sz w:val="22"/>
          <w:szCs w:val="22"/>
        </w:rPr>
        <w:t xml:space="preserve">Home search: registrationId from the search result payload</w:t>
      </w:r>
    </w:p>
    <w:p>
      <w:pPr>
        <w:pStyle w:val="ListParagraph"/>
        <w:numPr>
          <w:ilvl w:val="0"/>
          <w:numId w:val="3"/>
        </w:numPr>
        <w:spacing w:before="60" w:after="60"/>
      </w:pPr>
      <w:r>
        <w:rPr>
          <w:rFonts w:ascii="Arial" w:cs="Arial" w:eastAsia="Arial" w:hAnsi="Arial"/>
          <w:sz w:val="22"/>
          <w:szCs w:val="22"/>
        </w:rPr>
        <w:t xml:space="preserve">Framework fetches the ComponentRegistration from APP_CONFIG using registrationId.</w:t>
      </w:r>
    </w:p>
    <w:p>
      <w:pPr>
        <w:pStyle w:val="ListParagraph"/>
        <w:numPr>
          <w:ilvl w:val="1"/>
          <w:numId w:val="2"/>
        </w:numPr>
        <w:spacing w:before="60" w:after="60"/>
      </w:pPr>
      <w:r>
        <w:rPr>
          <w:rFonts w:ascii="Arial" w:cs="Arial" w:eastAsia="Arial" w:hAnsi="Arial"/>
          <w:sz w:val="22"/>
          <w:szCs w:val="22"/>
        </w:rPr>
        <w:t xml:space="preserve">If not found: display error — "Component not registered. Contact your administrator." Abort.</w:t>
      </w:r>
    </w:p>
    <w:p>
      <w:pPr>
        <w:pStyle w:val="ListParagraph"/>
        <w:numPr>
          <w:ilvl w:val="0"/>
          <w:numId w:val="3"/>
        </w:numPr>
        <w:spacing w:before="60" w:after="60"/>
      </w:pPr>
      <w:r>
        <w:rPr>
          <w:rFonts w:ascii="Arial" w:cs="Arial" w:eastAsia="Arial" w:hAnsi="Arial"/>
          <w:sz w:val="22"/>
          <w:szCs w:val="22"/>
        </w:rPr>
        <w:t xml:space="preserve">Framework generates instanceId:</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const instanceId = componentType + "_" + componentSubType + "_" + uuid()</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Framework opens OpenFin Browser Window:</w:t>
      </w:r>
    </w:p>
    <w:p>
      <w:pPr>
        <w:pStyle w:val="ListParagraph"/>
        <w:numPr>
          <w:ilvl w:val="1"/>
          <w:numId w:val="2"/>
        </w:numPr>
        <w:spacing w:before="60" w:after="60"/>
      </w:pPr>
      <w:r>
        <w:rPr>
          <w:rFonts w:ascii="Arial" w:cs="Arial" w:eastAsia="Arial" w:hAnsi="Arial"/>
          <w:sz w:val="22"/>
          <w:szCs w:val="22"/>
        </w:rPr>
        <w:t xml:space="preserve">url: registration.url</w:t>
      </w:r>
    </w:p>
    <w:p>
      <w:pPr>
        <w:pStyle w:val="ListParagraph"/>
        <w:numPr>
          <w:ilvl w:val="1"/>
          <w:numId w:val="2"/>
        </w:numPr>
        <w:spacing w:before="60" w:after="60"/>
      </w:pPr>
      <w:r>
        <w:rPr>
          <w:rFonts w:ascii="Arial" w:cs="Arial" w:eastAsia="Arial" w:hAnsi="Arial"/>
          <w:sz w:val="22"/>
          <w:szCs w:val="22"/>
        </w:rPr>
        <w:t xml:space="preserve">name: instanceId  (OpenFin window name equals instanceId)</w:t>
      </w:r>
    </w:p>
    <w:p>
      <w:pPr>
        <w:pStyle w:val="ListParagraph"/>
        <w:numPr>
          <w:ilvl w:val="1"/>
          <w:numId w:val="2"/>
        </w:numPr>
        <w:spacing w:before="60" w:after="60"/>
      </w:pPr>
      <w:r>
        <w:rPr>
          <w:rFonts w:ascii="Arial" w:cs="Arial" w:eastAsia="Arial" w:hAnsi="Arial"/>
          <w:sz w:val="22"/>
          <w:szCs w:val="22"/>
        </w:rPr>
        <w:t xml:space="preserve">width/height: registration.windowOptions.defaultWidth / defaultHeight</w:t>
      </w:r>
    </w:p>
    <w:p>
      <w:pPr>
        <w:pStyle w:val="ListParagraph"/>
        <w:numPr>
          <w:ilvl w:val="1"/>
          <w:numId w:val="2"/>
        </w:numPr>
        <w:spacing w:before="60" w:after="60"/>
      </w:pPr>
      <w:r>
        <w:rPr>
          <w:rFonts w:ascii="Arial" w:cs="Arial" w:eastAsia="Arial" w:hAnsi="Arial"/>
          <w:sz w:val="22"/>
          <w:szCs w:val="22"/>
        </w:rPr>
        <w:t xml:space="preserve">customData: { instanceId, templateId: registrationId, componentType, componentSubType }  ← identity only, no config blob</w:t>
      </w:r>
    </w:p>
    <w:p>
      <w:pPr>
        <w:pStyle w:val="ListParagraph"/>
        <w:numPr>
          <w:ilvl w:val="0"/>
          <w:numId w:val="3"/>
        </w:numPr>
        <w:spacing w:before="60" w:after="60"/>
      </w:pPr>
      <w:r>
        <w:rPr>
          <w:rFonts w:ascii="Arial" w:cs="Arial" w:eastAsia="Arial" w:hAnsi="Arial"/>
          <w:sz w:val="22"/>
          <w:szCs w:val="22"/>
        </w:rPr>
        <w:t xml:space="preserve">Component mounts and calls resolveInstanceId().</w:t>
      </w:r>
    </w:p>
    <w:p>
      <w:pPr>
        <w:pStyle w:val="ListParagraph"/>
        <w:numPr>
          <w:ilvl w:val="0"/>
          <w:numId w:val="3"/>
        </w:numPr>
        <w:spacing w:before="60" w:after="60"/>
      </w:pPr>
      <w:r>
        <w:rPr>
          <w:rFonts w:ascii="Arial" w:cs="Arial" w:eastAsia="Arial" w:hAnsi="Arial"/>
          <w:sz w:val="22"/>
          <w:szCs w:val="22"/>
        </w:rPr>
        <w:t xml:space="preserve">resolveInstanceId() derives isSaved = configManager.exists(instanceId) — false for fresh launch.</w:t>
      </w:r>
    </w:p>
    <w:p>
      <w:pPr>
        <w:pStyle w:val="ListParagraph"/>
        <w:numPr>
          <w:ilvl w:val="0"/>
          <w:numId w:val="3"/>
        </w:numPr>
        <w:spacing w:before="60" w:after="60"/>
      </w:pPr>
      <w:r>
        <w:rPr>
          <w:rFonts w:ascii="Arial" w:cs="Arial" w:eastAsia="Arial" w:hAnsi="Arial"/>
          <w:sz w:val="22"/>
          <w:szCs w:val="22"/>
        </w:rPr>
        <w:t xml:space="preserve">isSaved=false: framework clones base config from APP_CONFIG[templateId], writes new APP_CONFIG row under instanceId immediately via configManager.</w:t>
      </w:r>
    </w:p>
    <w:p>
      <w:pPr>
        <w:pStyle w:val="ListParagraph"/>
        <w:numPr>
          <w:ilvl w:val="0"/>
          <w:numId w:val="3"/>
        </w:numPr>
        <w:spacing w:before="60" w:after="60"/>
      </w:pPr>
      <w:r>
        <w:rPr>
          <w:rFonts w:ascii="Arial" w:cs="Arial" w:eastAsia="Arial" w:hAnsi="Arial"/>
          <w:sz w:val="22"/>
          <w:szCs w:val="22"/>
        </w:rPr>
        <w:t xml:space="preserve">Component fetches config from configManager by instanceId and renders.</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4: customData carries identity only — instanceId, templateId, componentType, componentSubType. No config blob is ever stored in customData. Config always lives in APP_CONFIG and is fetched via configManager on mount.</w:t>
      </w:r>
    </w:p>
    <w:p>
      <w:pPr>
        <w:pBdr>
          <w:left w:val="single" w:color="0F6E56" w:sz="18" w:space="8"/>
        </w:pBdr>
        <w:spacing w:before="100" w:after="100"/>
        <w:ind w:left="360"/>
      </w:pPr>
      <w:r>
        <w:rPr>
          <w:rFonts w:ascii="Arial" w:cs="Arial" w:eastAsia="Arial" w:hAnsi="Arial"/>
          <w:color w:val="000000"/>
          <w:sz w:val="20"/>
          <w:szCs w:val="20"/>
        </w:rPr>
        <w:t xml:space="preserve">RULE 5: On fresh launch the instance config row is written to APP_CONFIG immediately when the component mounts — not deferred to workspace save. By the time the user saves a workspace, all instance configs already exist in APP_CONFIG.</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Phase 4 — User Customises the Component</w:t>
      </w:r>
    </w:p>
    <w:p>
      <w:pPr>
        <w:spacing w:before="80" w:after="80"/>
      </w:pPr>
      <w:r>
        <w:rPr>
          <w:rFonts w:ascii="Arial" w:cs="Arial" w:eastAsia="Arial" w:hAnsi="Arial"/>
          <w:sz w:val="22"/>
          <w:szCs w:val="22"/>
        </w:rPr>
        <w:t xml:space="preserve">The user interacts with the component — adjusting columns, filters, layout, or any component-specific settings. All state lives in component memory and in window customData.</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5.5  Component obligations during customisation</w:t>
      </w:r>
    </w:p>
    <w:p>
      <w:pPr>
        <w:pStyle w:val="ListParagraph"/>
        <w:numPr>
          <w:ilvl w:val="0"/>
          <w:numId w:val="2"/>
        </w:numPr>
        <w:spacing w:before="60" w:after="60"/>
      </w:pPr>
      <w:r>
        <w:rPr>
          <w:rFonts w:ascii="Arial" w:cs="Arial" w:eastAsia="Arial" w:hAnsi="Arial"/>
          <w:sz w:val="22"/>
          <w:szCs w:val="22"/>
        </w:rPr>
        <w:t xml:space="preserve">On every meaningful state change, the component must update its customData.config via fin.me.updateOptions(). This ensures workspace save always captures the latest state.</w:t>
      </w:r>
    </w:p>
    <w:p>
      <w:pPr>
        <w:pStyle w:val="ListParagraph"/>
        <w:numPr>
          <w:ilvl w:val="0"/>
          <w:numId w:val="2"/>
        </w:numPr>
        <w:spacing w:before="60" w:after="60"/>
      </w:pPr>
      <w:r>
        <w:rPr>
          <w:rFonts w:ascii="Arial" w:cs="Arial" w:eastAsia="Arial" w:hAnsi="Arial"/>
          <w:sz w:val="22"/>
          <w:szCs w:val="22"/>
        </w:rPr>
        <w:t xml:space="preserve">The component must NOT write to APP_CONFIG during normal usage.</w:t>
      </w:r>
    </w:p>
    <w:p>
      <w:pPr>
        <w:pStyle w:val="ListParagraph"/>
        <w:numPr>
          <w:ilvl w:val="0"/>
          <w:numId w:val="2"/>
        </w:numPr>
        <w:spacing w:before="60" w:after="60"/>
      </w:pPr>
      <w:r>
        <w:rPr>
          <w:rFonts w:ascii="Arial" w:cs="Arial" w:eastAsia="Arial" w:hAnsi="Arial"/>
          <w:sz w:val="22"/>
          <w:szCs w:val="22"/>
        </w:rPr>
        <w:t xml:space="preserve">The component must expose a config editor panel (settings drawer, inspector, or equivalent) for the user to review and save their configuration.</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5.6  Config editor save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60"/>
        <w:gridCol w:w="250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1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c>
          <w:tcPr>
            <w:tcW w:type="dxa" w:w="40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Permission required</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Save</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40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Writes or updates the instance APP_CONFIG row immediately under instanceId. Only available after isSaved=true (i.e. after at least one workspace save).</w:t>
            </w:r>
          </w:p>
        </w:tc>
        <w:tc>
          <w:tcPr>
            <w:tcW w:type="dxa" w:w="25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CONFIG:UPDATE</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Save as base config</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 only</w:t>
            </w:r>
          </w:p>
        </w:tc>
        <w:tc>
          <w:tcPr>
            <w:tcW w:type="dxa" w:w="40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Overwrites the template APP_CONFIG row (configId=templateId=registrationId). All future instances will start from this new base. Existing instances unaffected.</w:t>
            </w:r>
          </w:p>
        </w:tc>
        <w:tc>
          <w:tcPr>
            <w:tcW w:type="dxa" w:w="25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CONFIG:SAVE_BASE</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"Save" button in the config editor is a convenience that lets the user persist a config change without performing a full workspace save. It updates the component`s APP_CONFIG row directly. It does not trigger an OpenFin workspace snapshot.</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Phase 5 — User Saves the Workspace</w:t>
      </w:r>
    </w:p>
    <w:p>
      <w:pPr>
        <w:spacing w:before="80" w:after="80"/>
      </w:pPr>
      <w:r>
        <w:rPr>
          <w:rFonts w:ascii="Arial" w:cs="Arial" w:eastAsia="Arial" w:hAnsi="Arial"/>
          <w:sz w:val="22"/>
          <w:szCs w:val="22"/>
        </w:rPr>
        <w:t xml:space="preserve">Workspace save records the current desktop layout — which components are open and where. It does NOT write instance configs — those are already in APP_CONFIG from Phase 3 and Phase 4. Workspace save is a pure layout snapshot operation.</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5.8  Save sequence</w:t>
      </w:r>
    </w:p>
    <w:p>
      <w:pPr>
        <w:pStyle w:val="ListParagraph"/>
        <w:numPr>
          <w:ilvl w:val="0"/>
          <w:numId w:val="3"/>
        </w:numPr>
        <w:spacing w:before="60" w:after="60"/>
      </w:pPr>
      <w:r>
        <w:rPr>
          <w:rFonts w:ascii="Arial" w:cs="Arial" w:eastAsia="Arial" w:hAnsi="Arial"/>
          <w:sz w:val="22"/>
          <w:szCs w:val="22"/>
        </w:rPr>
        <w:t xml:space="preserve">User triggers workspace save (toolbar button, Home launcher, or programmatic call).</w:t>
      </w:r>
    </w:p>
    <w:p>
      <w:pPr>
        <w:pStyle w:val="ListParagraph"/>
        <w:numPr>
          <w:ilvl w:val="0"/>
          <w:numId w:val="3"/>
        </w:numPr>
        <w:spacing w:before="60" w:after="60"/>
      </w:pPr>
      <w:r>
        <w:rPr>
          <w:rFonts w:ascii="Arial" w:cs="Arial" w:eastAsia="Arial" w:hAnsi="Arial"/>
          <w:sz w:val="22"/>
          <w:szCs w:val="22"/>
        </w:rPr>
        <w:t xml:space="preserve">WorkspacePlatformProvider override intercepts createSavedWorkspace / updateSavedWorkspace.</w:t>
      </w:r>
    </w:p>
    <w:p>
      <w:pPr>
        <w:pStyle w:val="ListParagraph"/>
        <w:numPr>
          <w:ilvl w:val="0"/>
          <w:numId w:val="3"/>
        </w:numPr>
        <w:spacing w:before="60" w:after="60"/>
      </w:pPr>
      <w:r>
        <w:rPr>
          <w:rFonts w:ascii="Arial" w:cs="Arial" w:eastAsia="Arial" w:hAnsi="Arial"/>
          <w:sz w:val="22"/>
          <w:szCs w:val="22"/>
        </w:rPr>
        <w:t xml:space="preserve">Framework enumerates all open views via fin.Platform.getCurrentSync().getViews().</w:t>
      </w:r>
    </w:p>
    <w:p>
      <w:pPr>
        <w:pStyle w:val="ListParagraph"/>
        <w:numPr>
          <w:ilvl w:val="0"/>
          <w:numId w:val="3"/>
        </w:numPr>
        <w:spacing w:before="60" w:after="60"/>
      </w:pPr>
      <w:r>
        <w:rPr>
          <w:rFonts w:ascii="Arial" w:cs="Arial" w:eastAsia="Arial" w:hAnsi="Arial"/>
          <w:sz w:val="22"/>
          <w:szCs w:val="22"/>
        </w:rPr>
        <w:t xml:space="preserve">For each open view, framework reads instanceId from view customData.</w:t>
      </w:r>
    </w:p>
    <w:p>
      <w:pPr>
        <w:pStyle w:val="ListParagraph"/>
        <w:numPr>
          <w:ilvl w:val="0"/>
          <w:numId w:val="3"/>
        </w:numPr>
        <w:spacing w:before="60" w:after="60"/>
      </w:pPr>
      <w:r>
        <w:rPr>
          <w:rFonts w:ascii="Arial" w:cs="Arial" w:eastAsia="Arial" w:hAnsi="Arial"/>
          <w:sz w:val="22"/>
          <w:szCs w:val="22"/>
        </w:rPr>
        <w:t xml:space="preserve">OpenFin captures native snapshot — window positions, sizes, layout. Each view customData in the snapshot contains only { instanceId, templateId, componentType, componentSubType } — no config blob.</w:t>
      </w:r>
    </w:p>
    <w:p>
      <w:pPr>
        <w:pStyle w:val="ListParagraph"/>
        <w:numPr>
          <w:ilvl w:val="0"/>
          <w:numId w:val="3"/>
        </w:numPr>
        <w:spacing w:before="60" w:after="60"/>
      </w:pPr>
      <w:r>
        <w:rPr>
          <w:rFonts w:ascii="Arial" w:cs="Arial" w:eastAsia="Arial" w:hAnsi="Arial"/>
          <w:sz w:val="22"/>
          <w:szCs w:val="22"/>
        </w:rPr>
        <w:t xml:space="preserve">Framework writes workspace snapshot row to APP_CONFIG:</w:t>
      </w:r>
    </w:p>
    <w:p>
      <w:pPr>
        <w:pStyle w:val="ListParagraph"/>
        <w:numPr>
          <w:ilvl w:val="1"/>
          <w:numId w:val="2"/>
        </w:numPr>
        <w:spacing w:before="60" w:after="60"/>
      </w:pPr>
      <w:r>
        <w:rPr>
          <w:rFonts w:ascii="Arial" w:cs="Arial" w:eastAsia="Arial" w:hAnsi="Arial"/>
          <w:sz w:val="22"/>
          <w:szCs w:val="22"/>
        </w:rPr>
        <w:t xml:space="preserve">componentType: WORKSPACE, componentSubType: SNAPSHOT</w:t>
      </w:r>
    </w:p>
    <w:p>
      <w:pPr>
        <w:pStyle w:val="ListParagraph"/>
        <w:numPr>
          <w:ilvl w:val="1"/>
          <w:numId w:val="2"/>
        </w:numPr>
        <w:spacing w:before="60" w:after="60"/>
      </w:pPr>
      <w:r>
        <w:rPr>
          <w:rFonts w:ascii="Arial" w:cs="Arial" w:eastAsia="Arial" w:hAnsi="Arial"/>
          <w:sz w:val="22"/>
          <w:szCs w:val="22"/>
        </w:rPr>
        <w:t xml:space="preserve">config.instances: array of instanceIds currently open</w:t>
      </w:r>
    </w:p>
    <w:p>
      <w:pPr>
        <w:pStyle w:val="ListParagraph"/>
        <w:numPr>
          <w:ilvl w:val="1"/>
          <w:numId w:val="2"/>
        </w:numPr>
        <w:spacing w:before="60" w:after="60"/>
      </w:pPr>
      <w:r>
        <w:rPr>
          <w:rFonts w:ascii="Arial" w:cs="Arial" w:eastAsia="Arial" w:hAnsi="Arial"/>
          <w:sz w:val="22"/>
          <w:szCs w:val="22"/>
        </w:rPr>
        <w:t xml:space="preserve">config.openfinSnapshot: the native OpenFin layout snapshot</w:t>
      </w:r>
    </w:p>
    <w:p>
      <w:pPr>
        <w:pStyle w:val="ListParagraph"/>
        <w:numPr>
          <w:ilvl w:val="0"/>
          <w:numId w:val="3"/>
        </w:numPr>
        <w:spacing w:before="60" w:after="60"/>
      </w:pPr>
      <w:r>
        <w:rPr>
          <w:rFonts w:ascii="Arial" w:cs="Arial" w:eastAsia="Arial" w:hAnsi="Arial"/>
          <w:sz w:val="22"/>
          <w:szCs w:val="22"/>
        </w:rPr>
        <w:t xml:space="preserve">super.createSavedWorkspace() → writes to OpenFin localStorage (synchronous fallback).</w:t>
      </w:r>
    </w:p>
    <w:p>
      <w:pPr>
        <w:pStyle w:val="ListParagraph"/>
        <w:numPr>
          <w:ilvl w:val="0"/>
          <w:numId w:val="3"/>
        </w:numPr>
        <w:spacing w:before="60" w:after="60"/>
      </w:pPr>
      <w:r>
        <w:rPr>
          <w:rFonts w:ascii="Arial" w:cs="Arial" w:eastAsia="Arial" w:hAnsi="Arial"/>
          <w:sz w:val="22"/>
          <w:szCs w:val="22"/>
        </w:rPr>
        <w:t xml:space="preserve">configManager.save(workspaceId, snapshot) → writes to APP_CONFIG / queues PENDING_SYNC if offline.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5.9  Workspace APP_CONFIG row</w:t>
      </w:r>
    </w:p>
    <w:p>
      <w:pPr>
        <w:shd w:fill="F1EFE8" w:val="clear"/>
        <w:spacing w:before="60" w:after="60"/>
        <w:ind w:left="360" w:right="360"/>
      </w:pPr>
      <w:r>
        <w:rPr>
          <w:rFonts w:ascii="Courier New" w:cs="Courier New" w:eastAsia="Courier New" w:hAnsi="Courier New"/>
          <w:color w:val="444441"/>
          <w:sz w:val="18"/>
          <w:szCs w:val="18"/>
        </w:rPr>
        <w:t xml:space="preserve">configId:         "WORKSPACE_SNAPSHOT_" + uuid()</w:t>
      </w:r>
    </w:p>
    <w:p>
      <w:pPr>
        <w:shd w:fill="F1EFE8" w:val="clear"/>
        <w:spacing w:before="60" w:after="60"/>
        <w:ind w:left="360" w:right="360"/>
      </w:pPr>
      <w:r>
        <w:rPr>
          <w:rFonts w:ascii="Courier New" w:cs="Courier New" w:eastAsia="Courier New" w:hAnsi="Courier New"/>
          <w:color w:val="444441"/>
          <w:sz w:val="18"/>
          <w:szCs w:val="18"/>
        </w:rPr>
        <w:t xml:space="preserve">componentType:    "WORKSPACE"</w:t>
      </w:r>
    </w:p>
    <w:p>
      <w:pPr>
        <w:shd w:fill="F1EFE8" w:val="clear"/>
        <w:spacing w:before="60" w:after="60"/>
        <w:ind w:left="360" w:right="360"/>
      </w:pPr>
      <w:r>
        <w:rPr>
          <w:rFonts w:ascii="Courier New" w:cs="Courier New" w:eastAsia="Courier New" w:hAnsi="Courier New"/>
          <w:color w:val="444441"/>
          <w:sz w:val="18"/>
          <w:szCs w:val="18"/>
        </w:rPr>
        <w:t xml:space="preserve">componentSubType: "SNAPSHOT"</w:t>
      </w:r>
    </w:p>
    <w:p>
      <w:pPr>
        <w:shd w:fill="F1EFE8" w:val="clear"/>
        <w:spacing w:before="60" w:after="60"/>
        <w:ind w:left="360" w:right="360"/>
      </w:pPr>
      <w:r>
        <w:rPr>
          <w:rFonts w:ascii="Courier New" w:cs="Courier New" w:eastAsia="Courier New" w:hAnsi="Courier New"/>
          <w:color w:val="444441"/>
          <w:sz w:val="18"/>
          <w:szCs w:val="18"/>
        </w:rPr>
        <w:t xml:space="preserve">config: {</w:t>
      </w:r>
    </w:p>
    <w:p>
      <w:pPr>
        <w:shd w:fill="F1EFE8" w:val="clear"/>
        <w:spacing w:before="60" w:after="60"/>
        <w:ind w:left="360" w:right="360"/>
      </w:pPr>
      <w:r>
        <w:rPr>
          <w:rFonts w:ascii="Courier New" w:cs="Courier New" w:eastAsia="Courier New" w:hAnsi="Courier New"/>
          <w:color w:val="444441"/>
          <w:sz w:val="18"/>
          <w:szCs w:val="18"/>
        </w:rPr>
        <w:t xml:space="preserve">  title:           "My workspace",</w:t>
      </w:r>
    </w:p>
    <w:p>
      <w:pPr>
        <w:shd w:fill="F1EFE8" w:val="clear"/>
        <w:spacing w:before="60" w:after="60"/>
        <w:ind w:left="360" w:right="360"/>
      </w:pPr>
      <w:r>
        <w:rPr>
          <w:rFonts w:ascii="Courier New" w:cs="Courier New" w:eastAsia="Courier New" w:hAnsi="Courier New"/>
          <w:color w:val="444441"/>
          <w:sz w:val="18"/>
          <w:szCs w:val="18"/>
        </w:rPr>
        <w:t xml:space="preserve">  openfinSnapshot: { ... },        // native OpenFin layout — positions/sizes</w:t>
      </w:r>
    </w:p>
    <w:p>
      <w:pPr>
        <w:shd w:fill="F1EFE8" w:val="clear"/>
        <w:spacing w:before="60" w:after="60"/>
        <w:ind w:left="360" w:right="360"/>
      </w:pPr>
      <w:r>
        <w:rPr>
          <w:rFonts w:ascii="Courier New" w:cs="Courier New" w:eastAsia="Courier New" w:hAnsi="Courier New"/>
          <w:color w:val="444441"/>
          <w:sz w:val="18"/>
          <w:szCs w:val="18"/>
        </w:rPr>
        <w:t xml:space="preserve">  instances: [</w:t>
      </w:r>
    </w:p>
    <w:p>
      <w:pPr>
        <w:shd w:fill="F1EFE8" w:val="clear"/>
        <w:spacing w:before="60" w:after="60"/>
        <w:ind w:left="360" w:right="360"/>
      </w:pPr>
      <w:r>
        <w:rPr>
          <w:rFonts w:ascii="Courier New" w:cs="Courier New" w:eastAsia="Courier New" w:hAnsi="Courier New"/>
          <w:color w:val="444441"/>
          <w:sz w:val="18"/>
          <w:szCs w:val="18"/>
        </w:rPr>
        <w:t xml:space="preserve">    "GRID_CREDIT_3f9a-...",         // instanceId only — config is in APP_CONFIG</w:t>
      </w:r>
    </w:p>
    <w:p>
      <w:pPr>
        <w:shd w:fill="F1EFE8" w:val="clear"/>
        <w:spacing w:before="60" w:after="60"/>
        <w:ind w:left="360" w:right="360"/>
      </w:pPr>
      <w:r>
        <w:rPr>
          <w:rFonts w:ascii="Courier New" w:cs="Courier New" w:eastAsia="Courier New" w:hAnsi="Courier New"/>
          <w:color w:val="444441"/>
          <w:sz w:val="18"/>
          <w:szCs w:val="18"/>
        </w:rPr>
        <w:t xml:space="preserve">    "CHART_PNL_9e2a-..."           // separate row keyed by this instanceId</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Workspace save does not touch instance config rows. Those rows were written on component mount (Phase 3) and updated on every config change (Phase 4). The workspace snapshot only records which instanceIds were open and where — it is a layout record, not a config record.</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6: The PENDING_SYNC queue handles all offline writes atomically — instance configs, template updates, registry changes, and workspace snapshots alike. The OpenFin localStorage write always completes synchronously regardless of network state.</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Phase 6 — Workspace Restore</w:t>
      </w:r>
    </w:p>
    <w:p>
      <w:pPr>
        <w:spacing w:before="80" w:after="80"/>
      </w:pPr>
      <w:r>
        <w:rPr>
          <w:rFonts w:ascii="Arial" w:cs="Arial" w:eastAsia="Arial" w:hAnsi="Arial"/>
          <w:sz w:val="22"/>
          <w:szCs w:val="22"/>
        </w:rPr>
        <w:t xml:space="preserve">Triggered when the user selects a saved workspace. The framework`s WorkspacePlatformProvider override intercepts the restore.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5.9  Restore sequence</w:t>
      </w:r>
    </w:p>
    <w:p>
      <w:pPr>
        <w:pStyle w:val="ListParagraph"/>
        <w:numPr>
          <w:ilvl w:val="0"/>
          <w:numId w:val="3"/>
        </w:numPr>
        <w:spacing w:before="60" w:after="60"/>
      </w:pPr>
      <w:r>
        <w:rPr>
          <w:rFonts w:ascii="Arial" w:cs="Arial" w:eastAsia="Arial" w:hAnsi="Arial"/>
          <w:sz w:val="22"/>
          <w:szCs w:val="22"/>
        </w:rPr>
        <w:t xml:space="preserve">User selects a saved workspace.</w:t>
      </w:r>
    </w:p>
    <w:p>
      <w:pPr>
        <w:pStyle w:val="ListParagraph"/>
        <w:numPr>
          <w:ilvl w:val="0"/>
          <w:numId w:val="3"/>
        </w:numPr>
        <w:spacing w:before="60" w:after="60"/>
      </w:pPr>
      <w:r>
        <w:rPr>
          <w:rFonts w:ascii="Arial" w:cs="Arial" w:eastAsia="Arial" w:hAnsi="Arial"/>
          <w:sz w:val="22"/>
          <w:szCs w:val="22"/>
        </w:rPr>
        <w:t xml:space="preserve">getSavedWorkspace override fires — remote first, localStorage fallback:</w:t>
      </w:r>
    </w:p>
    <w:p>
      <w:pPr>
        <w:pStyle w:val="ListParagraph"/>
        <w:numPr>
          <w:ilvl w:val="1"/>
          <w:numId w:val="2"/>
        </w:numPr>
        <w:spacing w:before="60" w:after="60"/>
      </w:pPr>
      <w:r>
        <w:rPr>
          <w:rFonts w:ascii="Arial" w:cs="Arial" w:eastAsia="Arial" w:hAnsi="Arial"/>
          <w:sz w:val="22"/>
          <w:szCs w:val="22"/>
        </w:rPr>
        <w:t xml:space="preserve">Try: GET /api/configs/{workspaceId} from remote Config Service</w:t>
      </w:r>
    </w:p>
    <w:p>
      <w:pPr>
        <w:pStyle w:val="ListParagraph"/>
        <w:numPr>
          <w:ilvl w:val="1"/>
          <w:numId w:val="2"/>
        </w:numPr>
        <w:spacing w:before="60" w:after="60"/>
      </w:pPr>
      <w:r>
        <w:rPr>
          <w:rFonts w:ascii="Arial" w:cs="Arial" w:eastAsia="Arial" w:hAnsi="Arial"/>
          <w:sz w:val="22"/>
          <w:szCs w:val="22"/>
        </w:rPr>
        <w:t xml:space="preserve">If 200: use remote copy (most current, shared across machines)</w:t>
      </w:r>
    </w:p>
    <w:p>
      <w:pPr>
        <w:pStyle w:val="ListParagraph"/>
        <w:numPr>
          <w:ilvl w:val="1"/>
          <w:numId w:val="2"/>
        </w:numPr>
        <w:spacing w:before="60" w:after="60"/>
      </w:pPr>
      <w:r>
        <w:rPr>
          <w:rFonts w:ascii="Arial" w:cs="Arial" w:eastAsia="Arial" w:hAnsi="Arial"/>
          <w:sz w:val="22"/>
          <w:szCs w:val="22"/>
        </w:rPr>
        <w:t xml:space="preserve">If 404 or offline: call super.getSavedWorkspace() — read OpenFin localStorage</w:t>
      </w:r>
    </w:p>
    <w:p>
      <w:pPr>
        <w:pStyle w:val="ListParagraph"/>
        <w:numPr>
          <w:ilvl w:val="0"/>
          <w:numId w:val="3"/>
        </w:numPr>
        <w:spacing w:before="60" w:after="60"/>
      </w:pPr>
      <w:r>
        <w:rPr>
          <w:rFonts w:ascii="Arial" w:cs="Arial" w:eastAsia="Arial" w:hAnsi="Arial"/>
          <w:sz w:val="22"/>
          <w:szCs w:val="22"/>
        </w:rPr>
        <w:t xml:space="preserve">applyWorkspace() replays the snapshot — re-opens each window with saved customData.</w:t>
      </w:r>
    </w:p>
    <w:p>
      <w:pPr>
        <w:pStyle w:val="ListParagraph"/>
        <w:numPr>
          <w:ilvl w:val="0"/>
          <w:numId w:val="3"/>
        </w:numPr>
        <w:spacing w:before="60" w:after="60"/>
      </w:pPr>
      <w:r>
        <w:rPr>
          <w:rFonts w:ascii="Arial" w:cs="Arial" w:eastAsia="Arial" w:hAnsi="Arial"/>
          <w:sz w:val="22"/>
          <w:szCs w:val="22"/>
        </w:rPr>
        <w:t xml:space="preserve">Each component mounts and calls resolveInstanceId().</w:t>
      </w:r>
    </w:p>
    <w:p>
      <w:pPr>
        <w:pStyle w:val="ListParagraph"/>
        <w:numPr>
          <w:ilvl w:val="0"/>
          <w:numId w:val="3"/>
        </w:numPr>
        <w:spacing w:before="60" w:after="60"/>
      </w:pPr>
      <w:r>
        <w:rPr>
          <w:rFonts w:ascii="Arial" w:cs="Arial" w:eastAsia="Arial" w:hAnsi="Arial"/>
          <w:sz w:val="22"/>
          <w:szCs w:val="22"/>
        </w:rPr>
        <w:t xml:space="preserve">resolveInstanceId detects isSaved=true and returns existing instanceId unchanged.</w:t>
      </w:r>
    </w:p>
    <w:p>
      <w:pPr>
        <w:pStyle w:val="ListParagraph"/>
        <w:numPr>
          <w:ilvl w:val="0"/>
          <w:numId w:val="3"/>
        </w:numPr>
        <w:spacing w:before="60" w:after="60"/>
      </w:pPr>
      <w:r>
        <w:rPr>
          <w:rFonts w:ascii="Arial" w:cs="Arial" w:eastAsia="Arial" w:hAnsi="Arial"/>
          <w:sz w:val="22"/>
          <w:szCs w:val="22"/>
        </w:rPr>
        <w:t xml:space="preserve">Component reads config from customData and renders. No APP_CONFIG fetch required.</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7: Config is always fetched from configManager by instanceId — never from customData. configManager handles dual-mode transparently: Dexie only when configService.enabled=false (development), remote with Dexie mirror when configService.enabled=true (production).</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Phase 7 — OpenFin Window Clone</w:t>
      </w:r>
    </w:p>
    <w:p>
      <w:pPr>
        <w:spacing w:before="80" w:after="80"/>
      </w:pPr>
      <w:r>
        <w:rPr>
          <w:rFonts w:ascii="Arial" w:cs="Arial" w:eastAsia="Arial" w:hAnsi="Arial"/>
          <w:sz w:val="22"/>
          <w:szCs w:val="22"/>
        </w:rPr>
        <w:t xml:space="preserve">OpenFin allows users to duplicate windows via the Browser window or Page tab context menu. The cloned window receives a verbatim copy of the original`s customData — including the original instanceId — which the framework must resolve.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5.10  resolveInstanceId — the mount-time identity resolver</w:t>
      </w:r>
    </w:p>
    <w:p>
      <w:pPr>
        <w:spacing w:before="80" w:after="80"/>
      </w:pPr>
      <w:r>
        <w:rPr>
          <w:rFonts w:ascii="Arial" w:cs="Arial" w:eastAsia="Arial" w:hAnsi="Arial"/>
          <w:sz w:val="22"/>
          <w:szCs w:val="22"/>
        </w:rPr>
        <w:t xml:space="preserve">Every MarketsUI component calls resolveInstanceId() as its very first operation on mount, before reading config or rendering. It runs exactly once per window lifetime.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async function resolveInstanceId(): Promise&lt;ResolvedIdentity&gt; {</w:t>
      </w:r>
    </w:p>
    <w:p>
      <w:pPr>
        <w:shd w:fill="F1EFE8" w:val="clear"/>
        <w:spacing w:before="60" w:after="60"/>
        <w:ind w:left="360" w:right="360"/>
      </w:pPr>
      <w:r>
        <w:rPr>
          <w:rFonts w:ascii="Courier New" w:cs="Courier New" w:eastAsia="Courier New" w:hAnsi="Courier New"/>
          <w:color w:val="444441"/>
          <w:sz w:val="18"/>
          <w:szCs w:val="18"/>
        </w:rPr>
        <w:t xml:space="preserve">  const opts       = await fin.me.getOptions();</w:t>
      </w:r>
    </w:p>
    <w:p>
      <w:pPr>
        <w:shd w:fill="F1EFE8" w:val="clear"/>
        <w:spacing w:before="60" w:after="60"/>
        <w:ind w:left="360" w:right="360"/>
      </w:pPr>
      <w:r>
        <w:rPr>
          <w:rFonts w:ascii="Courier New" w:cs="Courier New" w:eastAsia="Courier New" w:hAnsi="Courier New"/>
          <w:color w:val="444441"/>
          <w:sz w:val="18"/>
          <w:szCs w:val="18"/>
        </w:rPr>
        <w:t xml:space="preserve">  const customData = opts.customData as ComponentCustomData;</w:t>
      </w:r>
    </w:p>
    <w:p>
      <w:pPr>
        <w:shd w:fill="F1EFE8" w:val="clear"/>
        <w:spacing w:before="60" w:after="60"/>
        <w:ind w:left="360" w:right="360"/>
      </w:pPr>
      <w:r>
        <w:rPr>
          <w:rFonts w:ascii="Courier New" w:cs="Courier New" w:eastAsia="Courier New" w:hAnsi="Courier New"/>
          <w:color w:val="444441"/>
          <w:sz w:val="18"/>
          <w:szCs w:val="18"/>
        </w:rPr>
        <w:t xml:space="preserve">  const { instanceId, templateId, componentType, componentSubType } = customData;</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const windowName = (await fin.me.getInfo()).name;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if (windowName === instanceId) {</w:t>
      </w:r>
    </w:p>
    <w:p>
      <w:pPr>
        <w:shd w:fill="F1EFE8" w:val="clear"/>
        <w:spacing w:before="60" w:after="60"/>
        <w:ind w:left="360" w:right="360"/>
      </w:pPr>
      <w:r>
        <w:rPr>
          <w:rFonts w:ascii="Courier New" w:cs="Courier New" w:eastAsia="Courier New" w:hAnsi="Courier New"/>
          <w:color w:val="444441"/>
          <w:sz w:val="18"/>
          <w:szCs w:val="18"/>
        </w:rPr>
        <w:t xml:space="preserve">    // Fresh launch or workspace restore</w:t>
      </w:r>
    </w:p>
    <w:p>
      <w:pPr>
        <w:shd w:fill="F1EFE8" w:val="clear"/>
        <w:spacing w:before="60" w:after="60"/>
        <w:ind w:left="360" w:right="360"/>
      </w:pPr>
      <w:r>
        <w:rPr>
          <w:rFonts w:ascii="Courier New" w:cs="Courier New" w:eastAsia="Courier New" w:hAnsi="Courier New"/>
          <w:color w:val="444441"/>
          <w:sz w:val="18"/>
          <w:szCs w:val="18"/>
        </w:rPr>
        <w:t xml:space="preserve">    const existing = await configManager.get(instanceId);</w:t>
      </w:r>
    </w:p>
    <w:p>
      <w:pPr>
        <w:shd w:fill="F1EFE8" w:val="clear"/>
        <w:spacing w:before="60" w:after="60"/>
        <w:ind w:left="360" w:right="360"/>
      </w:pPr>
      <w:r>
        <w:rPr>
          <w:rFonts w:ascii="Courier New" w:cs="Courier New" w:eastAsia="Courier New" w:hAnsi="Courier New"/>
          <w:color w:val="444441"/>
          <w:sz w:val="18"/>
          <w:szCs w:val="18"/>
        </w:rPr>
        <w:t xml:space="preserve">    const isSaved  = existing !== null;</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if (!isSaved) {</w:t>
      </w:r>
    </w:p>
    <w:p>
      <w:pPr>
        <w:shd w:fill="F1EFE8" w:val="clear"/>
        <w:spacing w:before="60" w:after="60"/>
        <w:ind w:left="360" w:right="360"/>
      </w:pPr>
      <w:r>
        <w:rPr>
          <w:rFonts w:ascii="Courier New" w:cs="Courier New" w:eastAsia="Courier New" w:hAnsi="Courier New"/>
          <w:color w:val="444441"/>
          <w:sz w:val="18"/>
          <w:szCs w:val="18"/>
        </w:rPr>
        <w:t xml:space="preserve">      // Fresh launch — clone base config and write instance row immediately</w:t>
      </w:r>
    </w:p>
    <w:p>
      <w:pPr>
        <w:shd w:fill="F1EFE8" w:val="clear"/>
        <w:spacing w:before="60" w:after="60"/>
        <w:ind w:left="360" w:right="360"/>
      </w:pPr>
      <w:r>
        <w:rPr>
          <w:rFonts w:ascii="Courier New" w:cs="Courier New" w:eastAsia="Courier New" w:hAnsi="Courier New"/>
          <w:color w:val="444441"/>
          <w:sz w:val="18"/>
          <w:szCs w:val="18"/>
        </w:rPr>
        <w:t xml:space="preserve">      const baseConfig = await configManager.get(templateId);</w:t>
      </w:r>
    </w:p>
    <w:p>
      <w:pPr>
        <w:shd w:fill="F1EFE8" w:val="clear"/>
        <w:spacing w:before="60" w:after="60"/>
        <w:ind w:left="360" w:right="360"/>
      </w:pPr>
      <w:r>
        <w:rPr>
          <w:rFonts w:ascii="Courier New" w:cs="Courier New" w:eastAsia="Courier New" w:hAnsi="Courier New"/>
          <w:color w:val="444441"/>
          <w:sz w:val="18"/>
          <w:szCs w:val="18"/>
        </w:rPr>
        <w:t xml:space="preserve">      await configManager.save(instanceId, {</w:t>
      </w:r>
    </w:p>
    <w:p>
      <w:pPr>
        <w:shd w:fill="F1EFE8" w:val="clear"/>
        <w:spacing w:before="60" w:after="60"/>
        <w:ind w:left="360" w:right="360"/>
      </w:pPr>
      <w:r>
        <w:rPr>
          <w:rFonts w:ascii="Courier New" w:cs="Courier New" w:eastAsia="Courier New" w:hAnsi="Courier New"/>
          <w:color w:val="444441"/>
          <w:sz w:val="18"/>
          <w:szCs w:val="18"/>
        </w:rPr>
        <w:t xml:space="preserve">        ...baseConfig,</w:t>
      </w:r>
    </w:p>
    <w:p>
      <w:pPr>
        <w:shd w:fill="F1EFE8" w:val="clear"/>
        <w:spacing w:before="60" w:after="60"/>
        <w:ind w:left="360" w:right="360"/>
      </w:pPr>
      <w:r>
        <w:rPr>
          <w:rFonts w:ascii="Courier New" w:cs="Courier New" w:eastAsia="Courier New" w:hAnsi="Courier New"/>
          <w:color w:val="444441"/>
          <w:sz w:val="18"/>
          <w:szCs w:val="18"/>
        </w:rPr>
        <w:t xml:space="preserve">        componentType, componentSubType,</w:t>
      </w:r>
    </w:p>
    <w:p>
      <w:pPr>
        <w:shd w:fill="F1EFE8" w:val="clear"/>
        <w:spacing w:before="60" w:after="60"/>
        <w:ind w:left="360" w:right="360"/>
      </w:pPr>
      <w:r>
        <w:rPr>
          <w:rFonts w:ascii="Courier New" w:cs="Courier New" w:eastAsia="Courier New" w:hAnsi="Courier New"/>
          <w:color w:val="444441"/>
          <w:sz w:val="18"/>
          <w:szCs w:val="18"/>
        </w:rPr>
        <w:t xml:space="preserve">        instanceId, templateId,</w:t>
      </w:r>
    </w:p>
    <w:p>
      <w:pPr>
        <w:shd w:fill="F1EFE8" w:val="clear"/>
        <w:spacing w:before="60" w:after="60"/>
        <w:ind w:left="360" w:right="360"/>
      </w:pPr>
      <w:r>
        <w:rPr>
          <w:rFonts w:ascii="Courier New" w:cs="Courier New" w:eastAsia="Courier New" w:hAnsi="Courier New"/>
          <w:color w:val="444441"/>
          <w:sz w:val="18"/>
          <w:szCs w:val="18"/>
        </w:rPr>
        <w:t xml:space="preserve">        createdAt: Date.now()</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return { instanceId, isSaved: false, config: baseConfig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 Workspace restore — config already in APP_CONFIG</w:t>
      </w:r>
    </w:p>
    <w:p>
      <w:pPr>
        <w:shd w:fill="F1EFE8" w:val="clear"/>
        <w:spacing w:before="60" w:after="60"/>
        <w:ind w:left="360" w:right="360"/>
      </w:pPr>
      <w:r>
        <w:rPr>
          <w:rFonts w:ascii="Courier New" w:cs="Courier New" w:eastAsia="Courier New" w:hAnsi="Courier New"/>
          <w:color w:val="444441"/>
          <w:sz w:val="18"/>
          <w:szCs w:val="18"/>
        </w:rPr>
        <w:t xml:space="preserve">    return { instanceId, isSaved: true, config: existing.config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 Window name differs — OpenFin clone detected</w:t>
      </w:r>
    </w:p>
    <w:p>
      <w:pPr>
        <w:shd w:fill="F1EFE8" w:val="clear"/>
        <w:spacing w:before="60" w:after="60"/>
        <w:ind w:left="360" w:right="360"/>
      </w:pPr>
      <w:r>
        <w:rPr>
          <w:rFonts w:ascii="Courier New" w:cs="Courier New" w:eastAsia="Courier New" w:hAnsi="Courier New"/>
          <w:color w:val="444441"/>
          <w:sz w:val="18"/>
          <w:szCs w:val="18"/>
        </w:rPr>
        <w:t xml:space="preserve">  const newId = componentType + "_" + componentSubType + "_" + uuid();</w:t>
      </w:r>
    </w:p>
    <w:p>
      <w:pPr>
        <w:shd w:fill="F1EFE8" w:val="clear"/>
        <w:spacing w:before="60" w:after="60"/>
        <w:ind w:left="360" w:right="360"/>
      </w:pPr>
      <w:r>
        <w:rPr>
          <w:rFonts w:ascii="Courier New" w:cs="Courier New" w:eastAsia="Courier New" w:hAnsi="Courier New"/>
          <w:color w:val="444441"/>
          <w:sz w:val="18"/>
          <w:szCs w:val="18"/>
        </w:rPr>
        <w:t xml:space="preserve">  // Clone base config (not the original instance config) for the new instance</w:t>
      </w:r>
    </w:p>
    <w:p>
      <w:pPr>
        <w:shd w:fill="F1EFE8" w:val="clear"/>
        <w:spacing w:before="60" w:after="60"/>
        <w:ind w:left="360" w:right="360"/>
      </w:pPr>
      <w:r>
        <w:rPr>
          <w:rFonts w:ascii="Courier New" w:cs="Courier New" w:eastAsia="Courier New" w:hAnsi="Courier New"/>
          <w:color w:val="444441"/>
          <w:sz w:val="18"/>
          <w:szCs w:val="18"/>
        </w:rPr>
        <w:t xml:space="preserve">  const baseConfig = await configManager.get(templateId);</w:t>
      </w:r>
    </w:p>
    <w:p>
      <w:pPr>
        <w:shd w:fill="F1EFE8" w:val="clear"/>
        <w:spacing w:before="60" w:after="60"/>
        <w:ind w:left="360" w:right="360"/>
      </w:pPr>
      <w:r>
        <w:rPr>
          <w:rFonts w:ascii="Courier New" w:cs="Courier New" w:eastAsia="Courier New" w:hAnsi="Courier New"/>
          <w:color w:val="444441"/>
          <w:sz w:val="18"/>
          <w:szCs w:val="18"/>
        </w:rPr>
        <w:t xml:space="preserve">  await configManager.save(newId, {</w:t>
      </w:r>
    </w:p>
    <w:p>
      <w:pPr>
        <w:shd w:fill="F1EFE8" w:val="clear"/>
        <w:spacing w:before="60" w:after="60"/>
        <w:ind w:left="360" w:right="360"/>
      </w:pPr>
      <w:r>
        <w:rPr>
          <w:rFonts w:ascii="Courier New" w:cs="Courier New" w:eastAsia="Courier New" w:hAnsi="Courier New"/>
          <w:color w:val="444441"/>
          <w:sz w:val="18"/>
          <w:szCs w:val="18"/>
        </w:rPr>
        <w:t xml:space="preserve">    ...baseConfig,</w:t>
      </w:r>
    </w:p>
    <w:p>
      <w:pPr>
        <w:shd w:fill="F1EFE8" w:val="clear"/>
        <w:spacing w:before="60" w:after="60"/>
        <w:ind w:left="360" w:right="360"/>
      </w:pPr>
      <w:r>
        <w:rPr>
          <w:rFonts w:ascii="Courier New" w:cs="Courier New" w:eastAsia="Courier New" w:hAnsi="Courier New"/>
          <w:color w:val="444441"/>
          <w:sz w:val="18"/>
          <w:szCs w:val="18"/>
        </w:rPr>
        <w:t xml:space="preserve">    componentType, componentSubType,</w:t>
      </w:r>
    </w:p>
    <w:p>
      <w:pPr>
        <w:shd w:fill="F1EFE8" w:val="clear"/>
        <w:spacing w:before="60" w:after="60"/>
        <w:ind w:left="360" w:right="360"/>
      </w:pPr>
      <w:r>
        <w:rPr>
          <w:rFonts w:ascii="Courier New" w:cs="Courier New" w:eastAsia="Courier New" w:hAnsi="Courier New"/>
          <w:color w:val="444441"/>
          <w:sz w:val="18"/>
          <w:szCs w:val="18"/>
        </w:rPr>
        <w:t xml:space="preserve">    instanceId: newId, templateId,</w:t>
      </w:r>
    </w:p>
    <w:p>
      <w:pPr>
        <w:shd w:fill="F1EFE8" w:val="clear"/>
        <w:spacing w:before="60" w:after="60"/>
        <w:ind w:left="360" w:right="360"/>
      </w:pPr>
      <w:r>
        <w:rPr>
          <w:rFonts w:ascii="Courier New" w:cs="Courier New" w:eastAsia="Courier New" w:hAnsi="Courier New"/>
          <w:color w:val="444441"/>
          <w:sz w:val="18"/>
          <w:szCs w:val="18"/>
        </w:rPr>
        <w:t xml:space="preserve">    clonedFrom: instanceId,</w:t>
      </w:r>
    </w:p>
    <w:p>
      <w:pPr>
        <w:shd w:fill="F1EFE8" w:val="clear"/>
        <w:spacing w:before="60" w:after="60"/>
        <w:ind w:left="360" w:right="360"/>
      </w:pPr>
      <w:r>
        <w:rPr>
          <w:rFonts w:ascii="Courier New" w:cs="Courier New" w:eastAsia="Courier New" w:hAnsi="Courier New"/>
          <w:color w:val="444441"/>
          <w:sz w:val="18"/>
          <w:szCs w:val="18"/>
        </w:rPr>
        <w:t xml:space="preserve">    createdAt:  Date.now()</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 Update customData with new instanceId — identity only, no config</w:t>
      </w:r>
    </w:p>
    <w:p>
      <w:pPr>
        <w:shd w:fill="F1EFE8" w:val="clear"/>
        <w:spacing w:before="60" w:after="60"/>
        <w:ind w:left="360" w:right="360"/>
      </w:pPr>
      <w:r>
        <w:rPr>
          <w:rFonts w:ascii="Courier New" w:cs="Courier New" w:eastAsia="Courier New" w:hAnsi="Courier New"/>
          <w:color w:val="444441"/>
          <w:sz w:val="18"/>
          <w:szCs w:val="18"/>
        </w:rPr>
        <w:t xml:space="preserve">  await fin.me.updateOptions({</w:t>
      </w:r>
    </w:p>
    <w:p>
      <w:pPr>
        <w:shd w:fill="F1EFE8" w:val="clear"/>
        <w:spacing w:before="60" w:after="60"/>
        <w:ind w:left="360" w:right="360"/>
      </w:pPr>
      <w:r>
        <w:rPr>
          <w:rFonts w:ascii="Courier New" w:cs="Courier New" w:eastAsia="Courier New" w:hAnsi="Courier New"/>
          <w:color w:val="444441"/>
          <w:sz w:val="18"/>
          <w:szCs w:val="18"/>
        </w:rPr>
        <w:t xml:space="preserve">    customData: { instanceId: newId, templateId, componentType, componentSubType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return { instanceId: newId, isSaved: false, config: baseConfig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5.11  The three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3160"/>
      </w:tblGrid>
      <w:tr>
        <w:trPr>
          <w:tblHeader/>
        </w:trPr>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Fresh launch</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windowName === instanceId, no APP_CONFIG row</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Clone base config, write new APP_CONFIG row under instanceId immediately. isSaved=false (derived).</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New instance with config immediately durable.</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Workspace restore</w:t>
            </w:r>
          </w:p>
        </w:tc>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windowName === instanceId, APP_CONFIG row exists</w:t>
            </w:r>
          </w:p>
        </w:tc>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isSaved=true. Keep instanceId.</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Existing instance, previously saved.</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Clone</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windowName !== instanceId</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Mint new instanceId. isSaved=false. clonedFrom=originalId.</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New independent instance inheriting cloned config state.</w:t>
            </w:r>
          </w:p>
        </w:tc>
      </w:tr>
    </w:tbl>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8: resolveInstanceId() is called once per component mount and nowhere else. It is the single point of clone detection and isSaved initialisation.</w:t>
      </w:r>
    </w:p>
    <w:p>
      <w:pPr>
        <w:pBdr>
          <w:left w:val="single" w:color="0F6E56" w:sz="18" w:space="8"/>
        </w:pBdr>
        <w:spacing w:before="100" w:after="100"/>
        <w:ind w:left="360"/>
      </w:pPr>
      <w:r>
        <w:rPr>
          <w:rFonts w:ascii="Arial" w:cs="Arial" w:eastAsia="Arial" w:hAnsi="Arial"/>
          <w:color w:val="000000"/>
          <w:sz w:val="20"/>
          <w:szCs w:val="20"/>
        </w:rPr>
        <w:t xml:space="preserve">RULE 9: clonedFrom is audit metadata stored in the config blob. The framework never reads it at runtime. No cascade rules apply to it.</w:t>
      </w:r>
    </w:p>
    <w:p>
      <w:r>
        <w:br w:type="page"/>
      </w:r>
    </w:p>
    <w:p>
      <w:pPr>
        <w:pStyle w:val="Heading1"/>
        <w:spacing w:before="400" w:after="200"/>
      </w:pPr>
      <w:r>
        <w:rPr>
          <w:rFonts w:ascii="Arial" w:cs="Arial" w:eastAsia="Arial" w:hAnsi="Arial"/>
          <w:b/>
          <w:bCs/>
          <w:color w:val="1E1B4B"/>
          <w:sz w:val="32"/>
          <w:szCs w:val="32"/>
        </w:rPr>
        <w:t xml:space="preserve">6. Permission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200"/>
        <w:gridCol w:w="43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1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1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Who needs it</w:t>
            </w:r>
          </w:p>
        </w:tc>
        <w:tc>
          <w:tcPr>
            <w:tcW w:type="dxa" w:w="4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What it gates</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Read config / registry</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VIEW</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4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Read APP_CONFIG rows. Required to launch components and load saved configs.</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Save instance config</w:t>
            </w:r>
          </w:p>
        </w:tc>
        <w:tc>
          <w:tcPr>
            <w:tcW w:type="dxa" w:w="11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w:t>
            </w:r>
          </w:p>
        </w:tc>
        <w:tc>
          <w:tcPr>
            <w:tcW w:type="dxa" w:w="11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4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Write instance config row (workspace save or config editor Save button).</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Register component</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4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Write registry row and template config row via Component Registry Editor.</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Delete registration</w:t>
            </w:r>
          </w:p>
        </w:tc>
        <w:tc>
          <w:tcPr>
            <w:tcW w:type="dxa" w:w="11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w:t>
            </w:r>
          </w:p>
        </w:tc>
        <w:tc>
          <w:tcPr>
            <w:tcW w:type="dxa" w:w="11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DELETE</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4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Remove registry row. Does not cascade to instance configs.</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Save base config</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w:t>
            </w:r>
          </w:p>
        </w:tc>
        <w:tc>
          <w:tcPr>
            <w:tcW w:type="dxa" w:w="11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SAVE_BASE</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4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Overwrite template config row via "Save as base config" inside running component.</w:t>
            </w:r>
          </w:p>
        </w:tc>
      </w:tr>
    </w:tbl>
    <w:p>
      <w:pPr>
        <w:spacing w:before="80" w:after="80"/>
      </w:pPr>
      <w:r>
        <w:t xml:space="preserve"/>
      </w:r>
    </w:p>
    <w:p>
      <w:pPr>
        <w:spacing w:before="80" w:after="80"/>
      </w:pPr>
      <w:r>
        <w:rPr>
          <w:rFonts w:ascii="Arial" w:cs="Arial" w:eastAsia="Arial" w:hAnsi="Arial"/>
          <w:sz w:val="22"/>
          <w:szCs w:val="22"/>
        </w:rPr>
        <w:t xml:space="preserve">React implementation — usePermission hook:</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const canSaveBase = usePermission(profile, "CONFIG", "SAVE_BASE");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{canSaveBase &amp;&amp; (</w:t>
      </w:r>
    </w:p>
    <w:p>
      <w:pPr>
        <w:shd w:fill="F1EFE8" w:val="clear"/>
        <w:spacing w:before="60" w:after="60"/>
        <w:ind w:left="360" w:right="360"/>
      </w:pPr>
      <w:r>
        <w:rPr>
          <w:rFonts w:ascii="Courier New" w:cs="Courier New" w:eastAsia="Courier New" w:hAnsi="Courier New"/>
          <w:color w:val="444441"/>
          <w:sz w:val="18"/>
          <w:szCs w:val="18"/>
        </w:rPr>
        <w:t xml:space="preserve">  &lt;Button onClick={() =&gt; saveConfig(state, true)}&gt;</w:t>
      </w:r>
    </w:p>
    <w:p>
      <w:pPr>
        <w:shd w:fill="F1EFE8" w:val="clear"/>
        <w:spacing w:before="60" w:after="60"/>
        <w:ind w:left="360" w:right="360"/>
      </w:pPr>
      <w:r>
        <w:rPr>
          <w:rFonts w:ascii="Courier New" w:cs="Courier New" w:eastAsia="Courier New" w:hAnsi="Courier New"/>
          <w:color w:val="444441"/>
          <w:sz w:val="18"/>
          <w:szCs w:val="18"/>
        </w:rPr>
        <w:t xml:space="preserve">    Save as base config</w:t>
      </w:r>
    </w:p>
    <w:p>
      <w:pPr>
        <w:shd w:fill="F1EFE8" w:val="clear"/>
        <w:spacing w:before="60" w:after="60"/>
        <w:ind w:left="360" w:right="360"/>
      </w:pPr>
      <w:r>
        <w:rPr>
          <w:rFonts w:ascii="Courier New" w:cs="Courier New" w:eastAsia="Courier New" w:hAnsi="Courier New"/>
          <w:color w:val="444441"/>
          <w:sz w:val="18"/>
          <w:szCs w:val="18"/>
        </w:rPr>
        <w:t xml:space="preserve">  &lt;/Button&gt;</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spacing w:before="80" w:after="80"/>
      </w:pPr>
      <w:r>
        <w:rPr>
          <w:rFonts w:ascii="Arial" w:cs="Arial" w:eastAsia="Arial" w:hAnsi="Arial"/>
          <w:sz w:val="22"/>
          <w:szCs w:val="22"/>
        </w:rPr>
        <w:t xml:space="preserve">Angular implementation — structural directive: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&lt;button *nexusCanDo="'CONFIG:SAVE_BASE'" (click)="saveConfig(true)"&gt;</w:t>
      </w:r>
    </w:p>
    <w:p>
      <w:pPr>
        <w:shd w:fill="F1EFE8" w:val="clear"/>
        <w:spacing w:before="60" w:after="60"/>
        <w:ind w:left="360" w:right="360"/>
      </w:pPr>
      <w:r>
        <w:rPr>
          <w:rFonts w:ascii="Courier New" w:cs="Courier New" w:eastAsia="Courier New" w:hAnsi="Courier New"/>
          <w:color w:val="444441"/>
          <w:sz w:val="18"/>
          <w:szCs w:val="18"/>
        </w:rPr>
        <w:t xml:space="preserve">  Save as base config</w:t>
      </w:r>
    </w:p>
    <w:p>
      <w:pPr>
        <w:shd w:fill="F1EFE8" w:val="clear"/>
        <w:spacing w:before="60" w:after="60"/>
        <w:ind w:left="360" w:right="360"/>
      </w:pPr>
      <w:r>
        <w:rPr>
          <w:rFonts w:ascii="Courier New" w:cs="Courier New" w:eastAsia="Courier New" w:hAnsi="Courier New"/>
          <w:color w:val="444441"/>
          <w:sz w:val="18"/>
          <w:szCs w:val="18"/>
        </w:rPr>
        <w:t xml:space="preserve">&lt;/button&gt;</w:t>
      </w:r>
    </w:p>
    <w:p>
      <w:r>
        <w:br w:type="page"/>
      </w:r>
    </w:p>
    <w:p>
      <w:pPr>
        <w:pStyle w:val="Heading1"/>
        <w:spacing w:before="400" w:after="200"/>
      </w:pPr>
      <w:r>
        <w:rPr>
          <w:rFonts w:ascii="Arial" w:cs="Arial" w:eastAsia="Arial" w:hAnsi="Arial"/>
          <w:b/>
          <w:bCs/>
          <w:color w:val="1E1B4B"/>
          <w:sz w:val="32"/>
          <w:szCs w:val="32"/>
        </w:rPr>
        <w:t xml:space="preserve">7. OpenFin Storage Override</w:t>
      </w:r>
    </w:p>
    <w:p>
      <w:pPr>
        <w:spacing w:before="80" w:after="80"/>
      </w:pPr>
      <w:r>
        <w:rPr>
          <w:rFonts w:ascii="Arial" w:cs="Arial" w:eastAsia="Arial" w:hAnsi="Arial"/>
          <w:sz w:val="22"/>
          <w:szCs w:val="22"/>
        </w:rPr>
        <w:t xml:space="preserve">The WorkspacePlatformOverrideCallback intercepts all OpenFin workspace persistence operations. It is the bridge between OpenFin`s native localStorage and the MarketsUI APP_CONFIG store.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Override method</w:t>
            </w:r>
          </w:p>
        </w:tc>
        <w:tc>
          <w:tcPr>
            <w:tcW w:type="dxa" w:w="3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Read strategy</w:t>
            </w:r>
          </w:p>
        </w:tc>
        <w:tc>
          <w:tcPr>
            <w:tcW w:type="dxa" w:w="3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Write strategy</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getSavedWorkspace(id)</w:t>
            </w:r>
          </w:p>
        </w:tc>
        <w:tc>
          <w:tcPr>
            <w:tcW w:type="dxa" w:w="3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Remote Config Service first → OpenFin localStorage fallback</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getSavedWorkspaces()</w:t>
            </w:r>
          </w:p>
        </w:tc>
        <w:tc>
          <w:tcPr>
            <w:tcW w:type="dxa" w:w="3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Remote first → localStorage fallback</w:t>
            </w:r>
          </w:p>
        </w:tc>
        <w:tc>
          <w:tcPr>
            <w:tcW w:type="dxa" w:w="3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createSavedWorkspace(req)</w:t>
            </w:r>
          </w:p>
        </w:tc>
        <w:tc>
          <w:tcPr>
            <w:tcW w:type="dxa" w:w="3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localStorage sync + remote async (PENDING_SYNC if offline)</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updateSavedWorkspace(req)</w:t>
            </w:r>
          </w:p>
        </w:tc>
        <w:tc>
          <w:tcPr>
            <w:tcW w:type="dxa" w:w="3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3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localStorage sync + remote async</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deleteSavedWorkspace(id)</w:t>
            </w:r>
          </w:p>
        </w:tc>
        <w:tc>
          <w:tcPr>
            <w:tcW w:type="dxa" w:w="3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localStorage sync + remote async</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getDockProviderConfig(id)</w:t>
            </w:r>
          </w:p>
        </w:tc>
        <w:tc>
          <w:tcPr>
            <w:tcW w:type="dxa" w:w="3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Remote first → localStorage fallback</w:t>
            </w:r>
          </w:p>
        </w:tc>
        <w:tc>
          <w:tcPr>
            <w:tcW w:type="dxa" w:w="3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saveDockProviderConfig(cfg)</w:t>
            </w:r>
          </w:p>
        </w:tc>
        <w:tc>
          <w:tcPr>
            <w:tcW w:type="dxa" w:w="3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localStorage sync + remote async</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remote Config Service is optional at any point in time. The platform runs fully offline using OpenFin localStorage. The PENDING_SYNC queue ensures all writes propagate to the remote service when connectivity is restored.</w:t>
      </w:r>
    </w:p>
    <w:p>
      <w:r>
        <w:br w:type="page"/>
      </w:r>
    </w:p>
    <w:p>
      <w:r>
        <w:br w:type="page"/>
      </w:r>
    </w:p>
    <w:p>
      <w:pPr>
        <w:pStyle w:val="Heading1"/>
        <w:spacing w:before="400" w:after="200"/>
      </w:pPr>
      <w:r>
        <w:rPr>
          <w:rFonts w:ascii="Arial" w:cs="Arial" w:eastAsia="Arial" w:hAnsi="Arial"/>
          <w:b/>
          <w:bCs/>
          <w:color w:val="1E1B4B"/>
          <w:sz w:val="32"/>
          <w:szCs w:val="32"/>
        </w:rPr>
        <w:t xml:space="preserve">8. Dock Provider</w:t>
      </w:r>
    </w:p>
    <w:p>
      <w:pPr>
        <w:pStyle w:val="Heading2"/>
        <w:spacing w:before="320" w:after="160"/>
      </w:pPr>
      <w:r>
        <w:rPr>
          <w:rFonts w:ascii="Arial" w:cs="Arial" w:eastAsia="Arial" w:hAnsi="Arial"/>
          <w:b/>
          <w:bCs/>
          <w:color w:val="534AB7"/>
          <w:sz w:val="26"/>
          <w:szCs w:val="26"/>
        </w:rPr>
        <w:t xml:space="preserve">8.1  Overview</w:t>
      </w:r>
    </w:p>
    <w:p>
      <w:pPr>
        <w:spacing w:before="80" w:after="80"/>
      </w:pPr>
      <w:r>
        <w:rPr>
          <w:rFonts w:ascii="Arial" w:cs="Arial" w:eastAsia="Arial" w:hAnsi="Arial"/>
          <w:sz w:val="22"/>
          <w:szCs w:val="22"/>
        </w:rPr>
        <w:t xml:space="preserve">The MarketsUI dock exposes exactly two custom buttons: Apps and Tools. These sit alongside the standard OpenFin workspace buttons (workspace switcher, Home search, Notifications, Store) which remain visible. The standard buttons provide useful platform-wide features that do not conflict with the custom buttons.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Content source</w:t>
            </w:r>
          </w:p>
        </w:tc>
        <w:tc>
          <w:tcPr>
            <w:tcW w:type="dxa" w:w="4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Apps</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DOCK_MENU_TREE from APP_CONFIG — fully dynamic</w:t>
            </w:r>
          </w:p>
        </w:tc>
        <w:tc>
          <w:tcPr>
            <w:tcW w:type="dxa" w:w="4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Dropdown menu of all items the admin built in the Dock Editor</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Tools</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 and DEVELOPER roles only</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Hardcoded in platform bootstrap — never changes via Dock Editor</w:t>
            </w:r>
          </w:p>
        </w:tc>
        <w:tc>
          <w:tcPr>
            <w:tcW w:type="dxa" w:w="4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Dropdown with admin tools, platform actions, and developer utilities</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 switcher</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OpenFin native — workspaceComponents: switchWorkspace</w:t>
            </w:r>
          </w:p>
        </w:tc>
        <w:tc>
          <w:tcPr>
            <w:tcW w:type="dxa" w:w="4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Switch between saved workspaces. Shown by default.</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Home search</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OpenFin native — workspaceComponents: home</w:t>
            </w:r>
          </w:p>
        </w:tc>
        <w:tc>
          <w:tcPr>
            <w:tcW w:type="dxa" w:w="4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Search registered components and launch them. Shown by default.</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Notifications</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OpenFin native — workspaceComponents: notifications</w:t>
            </w:r>
          </w:p>
        </w:tc>
        <w:tc>
          <w:tcPr>
            <w:tcW w:type="dxa" w:w="4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OpenFin notification centre. Shown by default.</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Store</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 users</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OpenFin native — workspaceComponents: store</w:t>
            </w:r>
          </w:p>
        </w:tc>
        <w:tc>
          <w:tcPr>
            <w:tcW w:type="dxa" w:w="4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OpenFin store listing. Shown by default.</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Tools button is not filtered per-item. A user either sees the full Tools button or does not see it at all. The visibility check is: userProfile.roles.some(r =&gt; r.roleName === "ADMIN" || r.roleName === "DEVELOPER").</w:t>
      </w:r>
    </w:p>
    <w:p>
      <w:pPr>
        <w:pBdr>
          <w:left w:val="single" w:color="534AB7" w:sz="18" w:space="8"/>
        </w:pBdr>
        <w:spacing w:before="100" w:after="100"/>
        <w:ind w:left="360"/>
      </w:pPr>
      <w:r>
        <w:rPr>
          <w:rFonts w:ascii="Arial" w:cs="Arial" w:eastAsia="Arial" w:hAnsi="Arial"/>
          <w:i/>
          <w:iCs/>
          <w:color w:val="444441"/>
          <w:sz w:val="20"/>
          <w:szCs w:val="20"/>
        </w:rPr>
        <w:t xml:space="preserve">All four OpenFin workspaceComponents are shown. They can be hidden per-deployment by setting their key to false in the DockProvider workspaceComponents config. The MarketsUI default leaves all four visible.</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8.2  Apps button</w:t>
      </w:r>
    </w:p>
    <w:p>
      <w:pPr>
        <w:spacing w:before="80" w:after="80"/>
      </w:pPr>
      <w:r>
        <w:rPr>
          <w:rFonts w:ascii="Arial" w:cs="Arial" w:eastAsia="Arial" w:hAnsi="Arial"/>
          <w:sz w:val="22"/>
          <w:szCs w:val="22"/>
        </w:rPr>
        <w:t xml:space="preserve">The Apps dropdown is built at dock registration time by reading the DOCK_MENU_TREE row from APP_CONFIG and recursively converting it into OpenFin dropdown option objects. It is rebuilt whenever "Reload dock" is triggered.</w:t>
      </w:r>
    </w:p>
    <w:p>
      <w:pPr>
        <w:spacing w:before="80" w:after="80"/>
      </w:pPr>
      <w:r>
        <w:t xml:space="preserve"/>
      </w:r>
    </w:p>
    <w:p>
      <w:pPr>
        <w:spacing w:before="80" w:after="80"/>
      </w:pPr>
      <w:r>
        <w:rPr>
          <w:rFonts w:ascii="Arial" w:cs="Arial" w:eastAsia="Arial" w:hAnsi="Arial"/>
          <w:sz w:val="22"/>
          <w:szCs w:val="22"/>
        </w:rPr>
        <w:t xml:space="preserve">Every leaf item (type=item) maps to a single customAction:</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action: {</w:t>
      </w:r>
    </w:p>
    <w:p>
      <w:pPr>
        <w:shd w:fill="F1EFE8" w:val="clear"/>
        <w:spacing w:before="60" w:after="60"/>
        <w:ind w:left="360" w:right="360"/>
      </w:pPr>
      <w:r>
        <w:rPr>
          <w:rFonts w:ascii="Courier New" w:cs="Courier New" w:eastAsia="Courier New" w:hAnsi="Courier New"/>
          <w:color w:val="444441"/>
          <w:sz w:val="18"/>
          <w:szCs w:val="18"/>
        </w:rPr>
        <w:t xml:space="preserve">  id:         "launch-component",</w:t>
      </w:r>
    </w:p>
    <w:p>
      <w:pPr>
        <w:shd w:fill="F1EFE8" w:val="clear"/>
        <w:spacing w:before="60" w:after="60"/>
        <w:ind w:left="360" w:right="360"/>
      </w:pPr>
      <w:r>
        <w:rPr>
          <w:rFonts w:ascii="Courier New" w:cs="Courier New" w:eastAsia="Courier New" w:hAnsi="Courier New"/>
          <w:color w:val="444441"/>
          <w:sz w:val="18"/>
          <w:szCs w:val="18"/>
        </w:rPr>
        <w:t xml:space="preserve">  customData: { registrationId: "GRID_CREDIT"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spacing w:before="80" w:after="80"/>
      </w:pPr>
      <w:r>
        <w:rPr>
          <w:rFonts w:ascii="Arial" w:cs="Arial" w:eastAsia="Arial" w:hAnsi="Arial"/>
          <w:sz w:val="22"/>
          <w:szCs w:val="22"/>
        </w:rPr>
        <w:t xml:space="preserve">Submenu items (type=submenu) map to OpenFin nested dropdown groups. Separators (type=separator) map to OpenFin divider entries. The structure can be arbitrarily deep — the recursive builder handles any nesting level.</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10: The Apps button reflects exactly what the admin built in the Dock Editor. The platform bootstrap code never hardcodes any Apps menu item. Adding, removing, or reordering items requires only the Dock Editor — no code change.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8.2.1  Icon format constraints — confirmed from OpenFin API</w:t>
      </w:r>
    </w:p>
    <w:p>
      <w:pPr>
        <w:spacing w:before="80" w:after="80"/>
      </w:pPr>
      <w:r>
        <w:rPr>
          <w:rFonts w:ascii="Arial" w:cs="Arial" w:eastAsia="Arial" w:hAnsi="Arial"/>
          <w:sz w:val="22"/>
          <w:szCs w:val="22"/>
        </w:rPr>
        <w:t xml:space="preserve">The OpenFin DockProvider API enforces a distinction between two icon contexts: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Icon context</w:t>
            </w:r>
          </w:p>
        </w:tc>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Format required</w:t>
            </w:r>
          </w:p>
        </w:tc>
        <w:tc>
          <w:tcPr>
            <w:tcW w:type="dxa" w:w="4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Where it appears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DockProvider.icon</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Raster format only (PNG, JPG, ICO). SVG is not processed by OpenFin.</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The MarketsUI platform icon shown on the dock bar itself</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DockButton.iconUrl (per button)</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PNG or SVG both work</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The Apps button icon and Tools button icon</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Dropdown option iconUrl</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PNG or SVG both work</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Individual menu item icons inside the Apps and Tools dropdowns</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assetsSummary.icon in APP_CONFIG</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Store PNG here for dock use, SVG acceptable for all other surfaces</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Registry viewer, Home search, Store listing, dropdown options</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Component Registry Editor upload field accepts both SVG and PNG. When the icon is used as the DockProvider platform icon (the MarketsUI logo on the dock bar), the framework must serve a PNG variant. The registry should store both: icon (PNG, for dock) and iconSvg (SVG, for all other surfaces). The assetsSummary always contains the PNG version for dock compatibility.</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8.3  Tools button</w:t>
      </w:r>
    </w:p>
    <w:p>
      <w:pPr>
        <w:spacing w:before="80" w:after="80"/>
      </w:pPr>
      <w:r>
        <w:rPr>
          <w:rFonts w:ascii="Arial" w:cs="Arial" w:eastAsia="Arial" w:hAnsi="Arial"/>
          <w:sz w:val="22"/>
          <w:szCs w:val="22"/>
        </w:rPr>
        <w:t xml:space="preserve">The Tools menu is hardcoded in the platform bootstrap. It never changes via the Dock Editor. Its structure is fixed for every deployment and every admin/developer user.</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8.3.1  Full Tools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Registry</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Singleton component</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open-registry</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Opens ADMIN_REGISTRY. Brings existing window to front if already open.</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Menu Editor</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Singleton component</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open-dock-editor</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Opens ADMIN_DOCK. Brings existing window to front if already open.</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 Profile Editor</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Singleton component</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open-user-editor</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Opens ADMIN_USERS. Brings existing window to front if already open.</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separator —</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Divider</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Reload dock</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action</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reload-dock</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Re-fetches DOCK_MENU_TREE and re-registers the dock provider. Shows toast on completion.</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separator —</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Divider</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Developer tools (submenu)</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Submenu</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Contains the three items below</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Open DevTools</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Platform action</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open-devtools</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Calls fin.System.openDevTools() on the currently focused view.</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  Open process manager</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action</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open-process-mgr</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Launches OpenFin Process Manager via fin.System.launchExternalProcess.</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Clear local storage</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Platform action</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clear-localstorage</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Shows confirmation dialog then clears all OpenFin localStorage workspace and page entries.</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Developer tools are always available to ADMIN and DEVELOPER roles regardless of environment. There is no production/non-production gate. The role check that controls Tools button visibility provides sufficient access control.</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8.4  Singleton launch behaviour</w:t>
      </w:r>
    </w:p>
    <w:p>
      <w:pPr>
        <w:spacing w:before="80" w:after="80"/>
      </w:pPr>
      <w:r>
        <w:rPr>
          <w:rFonts w:ascii="Arial" w:cs="Arial" w:eastAsia="Arial" w:hAnsi="Arial"/>
          <w:sz w:val="22"/>
          <w:szCs w:val="22"/>
        </w:rPr>
        <w:t xml:space="preserve">The three admin tool components — Component Registry, Dock Menu Editor, and User Profile Editor — run as singleton windows. At most one instance of each exists at any time.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8.4.1  How singleton launch works</w:t>
      </w:r>
    </w:p>
    <w:p>
      <w:pPr>
        <w:pStyle w:val="ListParagraph"/>
        <w:numPr>
          <w:ilvl w:val="0"/>
          <w:numId w:val="3"/>
        </w:numPr>
        <w:spacing w:before="60" w:after="60"/>
      </w:pPr>
      <w:r>
        <w:rPr>
          <w:rFonts w:ascii="Arial" w:cs="Arial" w:eastAsia="Arial" w:hAnsi="Arial"/>
          <w:sz w:val="22"/>
          <w:szCs w:val="22"/>
        </w:rPr>
        <w:t xml:space="preserve">User clicks a Tools menu item (e.g. Component Registry).</w:t>
      </w:r>
    </w:p>
    <w:p>
      <w:pPr>
        <w:pStyle w:val="ListParagraph"/>
        <w:numPr>
          <w:ilvl w:val="0"/>
          <w:numId w:val="3"/>
        </w:numPr>
        <w:spacing w:before="60" w:after="60"/>
      </w:pPr>
      <w:r>
        <w:rPr>
          <w:rFonts w:ascii="Arial" w:cs="Arial" w:eastAsia="Arial" w:hAnsi="Arial"/>
          <w:sz w:val="22"/>
          <w:szCs w:val="22"/>
        </w:rPr>
        <w:t xml:space="preserve">customAction "open-registry" fires.</w:t>
      </w:r>
    </w:p>
    <w:p>
      <w:pPr>
        <w:pStyle w:val="ListParagraph"/>
        <w:numPr>
          <w:ilvl w:val="0"/>
          <w:numId w:val="3"/>
        </w:numPr>
        <w:spacing w:before="60" w:after="60"/>
      </w:pPr>
      <w:r>
        <w:rPr>
          <w:rFonts w:ascii="Arial" w:cs="Arial" w:eastAsia="Arial" w:hAnsi="Arial"/>
          <w:sz w:val="22"/>
          <w:szCs w:val="22"/>
        </w:rPr>
        <w:t xml:space="preserve">Framework checks the singleton window registry (an in-memory Map keyed by registrationId).</w:t>
      </w:r>
    </w:p>
    <w:p>
      <w:pPr>
        <w:pStyle w:val="ListParagraph"/>
        <w:numPr>
          <w:ilvl w:val="0"/>
          <w:numId w:val="3"/>
        </w:numPr>
        <w:spacing w:before="60" w:after="60"/>
      </w:pPr>
      <w:r>
        <w:rPr>
          <w:rFonts w:ascii="Arial" w:cs="Arial" w:eastAsia="Arial" w:hAnsi="Arial"/>
          <w:sz w:val="22"/>
          <w:szCs w:val="22"/>
        </w:rPr>
        <w:t xml:space="preserve">If no entry exists or the recorded window is closed:</w:t>
      </w:r>
    </w:p>
    <w:p>
      <w:pPr>
        <w:pStyle w:val="ListParagraph"/>
        <w:numPr>
          <w:ilvl w:val="1"/>
          <w:numId w:val="2"/>
        </w:numPr>
        <w:spacing w:before="60" w:after="60"/>
      </w:pPr>
      <w:r>
        <w:rPr>
          <w:rFonts w:ascii="Arial" w:cs="Arial" w:eastAsia="Arial" w:hAnsi="Arial"/>
          <w:sz w:val="22"/>
          <w:szCs w:val="22"/>
        </w:rPr>
        <w:t xml:space="preserve">Open new OpenFin Browser Window.</w:t>
      </w:r>
    </w:p>
    <w:p>
      <w:pPr>
        <w:pStyle w:val="ListParagraph"/>
        <w:numPr>
          <w:ilvl w:val="1"/>
          <w:numId w:val="2"/>
        </w:numPr>
        <w:spacing w:before="60" w:after="60"/>
      </w:pPr>
      <w:r>
        <w:rPr>
          <w:rFonts w:ascii="Arial" w:cs="Arial" w:eastAsia="Arial" w:hAnsi="Arial"/>
          <w:sz w:val="22"/>
          <w:szCs w:val="22"/>
        </w:rPr>
        <w:t xml:space="preserve">Window name = registrationId = "ADMIN_REGISTRY"  (fixed name, not a uuid).</w:t>
      </w:r>
    </w:p>
    <w:p>
      <w:pPr>
        <w:pStyle w:val="ListParagraph"/>
        <w:numPr>
          <w:ilvl w:val="1"/>
          <w:numId w:val="2"/>
        </w:numPr>
        <w:spacing w:before="60" w:after="60"/>
      </w:pPr>
      <w:r>
        <w:rPr>
          <w:rFonts w:ascii="Arial" w:cs="Arial" w:eastAsia="Arial" w:hAnsi="Arial"/>
          <w:sz w:val="22"/>
          <w:szCs w:val="22"/>
        </w:rPr>
        <w:t xml:space="preserve">Store entry in the singleton Map: Map.set("ADMIN_REGISTRY", windowRef).</w:t>
      </w:r>
    </w:p>
    <w:p>
      <w:pPr>
        <w:pStyle w:val="ListParagraph"/>
        <w:numPr>
          <w:ilvl w:val="0"/>
          <w:numId w:val="3"/>
        </w:numPr>
        <w:spacing w:before="60" w:after="60"/>
      </w:pPr>
      <w:r>
        <w:rPr>
          <w:rFonts w:ascii="Arial" w:cs="Arial" w:eastAsia="Arial" w:hAnsi="Arial"/>
          <w:sz w:val="22"/>
          <w:szCs w:val="22"/>
        </w:rPr>
        <w:t xml:space="preserve">If an entry exists and the window is open:</w:t>
      </w:r>
    </w:p>
    <w:p>
      <w:pPr>
        <w:pStyle w:val="ListParagraph"/>
        <w:numPr>
          <w:ilvl w:val="1"/>
          <w:numId w:val="2"/>
        </w:numPr>
        <w:spacing w:before="60" w:after="60"/>
      </w:pPr>
      <w:r>
        <w:rPr>
          <w:rFonts w:ascii="Arial" w:cs="Arial" w:eastAsia="Arial" w:hAnsi="Arial"/>
          <w:sz w:val="22"/>
          <w:szCs w:val="22"/>
        </w:rPr>
        <w:t xml:space="preserve">Call fin.Window.wrap({ name: "ADMIN_REGISTRY", uuid: platformUuid }).then(w =&gt; w.focus()).</w:t>
      </w:r>
    </w:p>
    <w:p>
      <w:pPr>
        <w:pStyle w:val="ListParagraph"/>
        <w:numPr>
          <w:ilvl w:val="1"/>
          <w:numId w:val="2"/>
        </w:numPr>
        <w:spacing w:before="60" w:after="60"/>
      </w:pPr>
      <w:r>
        <w:rPr>
          <w:rFonts w:ascii="Arial" w:cs="Arial" w:eastAsia="Arial" w:hAnsi="Arial"/>
          <w:sz w:val="22"/>
          <w:szCs w:val="22"/>
        </w:rPr>
        <w:t xml:space="preserve">No new window opened.</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8.4.2  Why a fixed window name</w:t>
      </w:r>
    </w:p>
    <w:p>
      <w:pPr>
        <w:spacing w:before="80" w:after="80"/>
      </w:pPr>
      <w:r>
        <w:rPr>
          <w:rFonts w:ascii="Arial" w:cs="Arial" w:eastAsia="Arial" w:hAnsi="Arial"/>
          <w:sz w:val="22"/>
          <w:szCs w:val="22"/>
        </w:rPr>
        <w:t xml:space="preserve">For singleton components the OpenFin window name equals the registrationId rather than a generated uuid. This has three consequences:</w:t>
      </w:r>
    </w:p>
    <w:p>
      <w:pPr>
        <w:pStyle w:val="ListParagraph"/>
        <w:numPr>
          <w:ilvl w:val="0"/>
          <w:numId w:val="2"/>
        </w:numPr>
        <w:spacing w:before="60" w:after="60"/>
      </w:pPr>
      <w:r>
        <w:rPr>
          <w:rFonts w:ascii="Arial" w:cs="Arial" w:eastAsia="Arial" w:hAnsi="Arial"/>
          <w:sz w:val="22"/>
          <w:szCs w:val="22"/>
        </w:rPr>
        <w:t xml:space="preserve">OpenFin itself enforces uniqueness — two windows with the same name in the same application cannot coexist. The platform does not need to implement its own duplicate guard.</w:t>
      </w:r>
    </w:p>
    <w:p>
      <w:pPr>
        <w:pStyle w:val="ListParagraph"/>
        <w:numPr>
          <w:ilvl w:val="0"/>
          <w:numId w:val="2"/>
        </w:numPr>
        <w:spacing w:before="60" w:after="60"/>
      </w:pPr>
      <w:r>
        <w:rPr>
          <w:rFonts w:ascii="Arial" w:cs="Arial" w:eastAsia="Arial" w:hAnsi="Arial"/>
          <w:sz w:val="22"/>
          <w:szCs w:val="22"/>
        </w:rPr>
        <w:t xml:space="preserve">The singleton Map lookup is a synchronous O(1) check rather than an async OpenFin API call.</w:t>
      </w:r>
    </w:p>
    <w:p>
      <w:pPr>
        <w:pStyle w:val="ListParagraph"/>
        <w:numPr>
          <w:ilvl w:val="0"/>
          <w:numId w:val="2"/>
        </w:numPr>
        <w:spacing w:before="60" w:after="60"/>
      </w:pPr>
      <w:r>
        <w:rPr>
          <w:rFonts w:ascii="Arial" w:cs="Arial" w:eastAsia="Arial" w:hAnsi="Arial"/>
          <w:sz w:val="22"/>
          <w:szCs w:val="22"/>
        </w:rPr>
        <w:t xml:space="preserve">On workspace restore, the singleton window re-opens with the same fixed name and resolveInstanceId() finds windowName === instanceId — the normal restore path, no special handling needed.</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11: Singleton admin components use the registrationId as their OpenFin window name. Regular user-launched components use a generated uuid as their window name. This is the only behavioural difference between singleton and normal launch paths.</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8.5  Platform actions — exact behaviour</w:t>
      </w:r>
    </w:p>
    <w:p>
      <w:pPr>
        <w:pStyle w:val="Heading3"/>
        <w:spacing w:before="240" w:after="120"/>
      </w:pPr>
      <w:r>
        <w:rPr>
          <w:rFonts w:ascii="Arial" w:cs="Arial" w:eastAsia="Arial" w:hAnsi="Arial"/>
          <w:b/>
          <w:bCs/>
          <w:color w:val="0F6E56"/>
          <w:sz w:val="22"/>
          <w:szCs w:val="22"/>
        </w:rPr>
        <w:t xml:space="preserve">8.5.1  Reload dock</w:t>
      </w:r>
    </w:p>
    <w:p>
      <w:pPr>
        <w:pStyle w:val="ListParagraph"/>
        <w:numPr>
          <w:ilvl w:val="0"/>
          <w:numId w:val="3"/>
        </w:numPr>
        <w:spacing w:before="60" w:after="60"/>
      </w:pPr>
      <w:r>
        <w:rPr>
          <w:rFonts w:ascii="Arial" w:cs="Arial" w:eastAsia="Arial" w:hAnsi="Arial"/>
          <w:sz w:val="22"/>
          <w:szCs w:val="22"/>
        </w:rPr>
        <w:t xml:space="preserve">Fetch DOCK_MENU_TREE from APP_CONFIG (remote Config Service first, OpenFin localStorage fallback).</w:t>
      </w:r>
    </w:p>
    <w:p>
      <w:pPr>
        <w:pStyle w:val="ListParagraph"/>
        <w:numPr>
          <w:ilvl w:val="0"/>
          <w:numId w:val="3"/>
        </w:numPr>
        <w:spacing w:before="60" w:after="60"/>
      </w:pPr>
      <w:r>
        <w:rPr>
          <w:rFonts w:ascii="Arial" w:cs="Arial" w:eastAsia="Arial" w:hAnsi="Arial"/>
          <w:sz w:val="22"/>
          <w:szCs w:val="22"/>
        </w:rPr>
        <w:t xml:space="preserve">Build new DockProvider config with the refreshed Apps menu items.</w:t>
      </w:r>
    </w:p>
    <w:p>
      <w:pPr>
        <w:pStyle w:val="ListParagraph"/>
        <w:numPr>
          <w:ilvl w:val="0"/>
          <w:numId w:val="3"/>
        </w:numPr>
        <w:spacing w:before="60" w:after="60"/>
      </w:pPr>
      <w:r>
        <w:rPr>
          <w:rFonts w:ascii="Arial" w:cs="Arial" w:eastAsia="Arial" w:hAnsi="Arial"/>
          <w:sz w:val="22"/>
          <w:szCs w:val="22"/>
        </w:rPr>
        <w:t xml:space="preserve">Set skipSavedDockProviderConfig: true on the new DockProvider. This instructs OpenFin to ignore any previously cached dock config and use the freshly built config instead. Without this flag OpenFin would restore the cached button arrangement rather than the updated tree.</w:t>
      </w:r>
    </w:p>
    <w:p>
      <w:pPr>
        <w:pStyle w:val="ListParagraph"/>
        <w:numPr>
          <w:ilvl w:val="0"/>
          <w:numId w:val="3"/>
        </w:numPr>
        <w:spacing w:before="60" w:after="60"/>
      </w:pPr>
      <w:r>
        <w:rPr>
          <w:rFonts w:ascii="Arial" w:cs="Arial" w:eastAsia="Arial" w:hAnsi="Arial"/>
          <w:sz w:val="22"/>
          <w:szCs w:val="22"/>
        </w:rPr>
        <w:t xml:space="preserve">Call Dock.register() with the new config. OpenFin replaces the previous registration immediately.</w:t>
      </w:r>
    </w:p>
    <w:p>
      <w:pPr>
        <w:pStyle w:val="ListParagraph"/>
        <w:numPr>
          <w:ilvl w:val="0"/>
          <w:numId w:val="3"/>
        </w:numPr>
        <w:spacing w:before="60" w:after="60"/>
      </w:pPr>
      <w:r>
        <w:rPr>
          <w:rFonts w:ascii="Arial" w:cs="Arial" w:eastAsia="Arial" w:hAnsi="Arial"/>
          <w:sz w:val="22"/>
          <w:szCs w:val="22"/>
        </w:rPr>
        <w:t xml:space="preserve">Show toast notification: "Dock reloaded".</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skipSavedDockProviderConfig is a real DockProvider field confirmed in the OpenFin Workspace API. It defaults to false (OpenFin saves and restores dock layout). Set it to true only during a reload-dock action — normal platform startup should leave it false so the user dock arrangement is preserved between sessions.</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8.5.2  Open DevTools</w:t>
      </w:r>
    </w:p>
    <w:p>
      <w:pPr>
        <w:pStyle w:val="ListParagraph"/>
        <w:numPr>
          <w:ilvl w:val="0"/>
          <w:numId w:val="3"/>
        </w:numPr>
        <w:spacing w:before="60" w:after="60"/>
      </w:pPr>
      <w:r>
        <w:rPr>
          <w:rFonts w:ascii="Arial" w:cs="Arial" w:eastAsia="Arial" w:hAnsi="Arial"/>
          <w:sz w:val="22"/>
          <w:szCs w:val="22"/>
        </w:rPr>
        <w:t xml:space="preserve">Call fin.Platform.getCurrentSync().getFocusedView() to identify the currently active view.</w:t>
      </w:r>
    </w:p>
    <w:p>
      <w:pPr>
        <w:pStyle w:val="ListParagraph"/>
        <w:numPr>
          <w:ilvl w:val="0"/>
          <w:numId w:val="3"/>
        </w:numPr>
        <w:spacing w:before="60" w:after="60"/>
      </w:pPr>
      <w:r>
        <w:rPr>
          <w:rFonts w:ascii="Arial" w:cs="Arial" w:eastAsia="Arial" w:hAnsi="Arial"/>
          <w:sz w:val="22"/>
          <w:szCs w:val="22"/>
        </w:rPr>
        <w:t xml:space="preserve">Call fin.System.openDevTools({ uuid: view.identity.uuid, name: view.identity.name }).</w:t>
      </w:r>
    </w:p>
    <w:p>
      <w:pPr>
        <w:pStyle w:val="ListParagraph"/>
        <w:numPr>
          <w:ilvl w:val="0"/>
          <w:numId w:val="3"/>
        </w:numPr>
        <w:spacing w:before="60" w:after="60"/>
      </w:pPr>
      <w:r>
        <w:rPr>
          <w:rFonts w:ascii="Arial" w:cs="Arial" w:eastAsia="Arial" w:hAnsi="Arial"/>
          <w:sz w:val="22"/>
          <w:szCs w:val="22"/>
        </w:rPr>
        <w:t xml:space="preserve">Chromium DevTools panel opens for that view.</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8.5.3  Open process manager</w:t>
      </w:r>
    </w:p>
    <w:p>
      <w:pPr>
        <w:pStyle w:val="ListParagraph"/>
        <w:numPr>
          <w:ilvl w:val="0"/>
          <w:numId w:val="3"/>
        </w:numPr>
        <w:spacing w:before="60" w:after="60"/>
      </w:pPr>
      <w:r>
        <w:rPr>
          <w:rFonts w:ascii="Arial" w:cs="Arial" w:eastAsia="Arial" w:hAnsi="Arial"/>
          <w:sz w:val="22"/>
          <w:szCs w:val="22"/>
        </w:rPr>
        <w:t xml:space="preserve">Call fin.System.launchExternalProcess({ alias: "openfin-process-manager" }).</w:t>
      </w:r>
    </w:p>
    <w:p>
      <w:pPr>
        <w:pStyle w:val="ListParagraph"/>
        <w:numPr>
          <w:ilvl w:val="0"/>
          <w:numId w:val="3"/>
        </w:numPr>
        <w:spacing w:before="60" w:after="60"/>
      </w:pPr>
      <w:r>
        <w:rPr>
          <w:rFonts w:ascii="Arial" w:cs="Arial" w:eastAsia="Arial" w:hAnsi="Arial"/>
          <w:sz w:val="22"/>
          <w:szCs w:val="22"/>
        </w:rPr>
        <w:t xml:space="preserve">OpenFin Process Manager launches as a standalone window outside the platform.</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8.5.4  Clear local storage</w:t>
      </w:r>
    </w:p>
    <w:p>
      <w:pPr>
        <w:pStyle w:val="ListParagraph"/>
        <w:numPr>
          <w:ilvl w:val="0"/>
          <w:numId w:val="3"/>
        </w:numPr>
        <w:spacing w:before="60" w:after="60"/>
      </w:pPr>
      <w:r>
        <w:rPr>
          <w:rFonts w:ascii="Arial" w:cs="Arial" w:eastAsia="Arial" w:hAnsi="Arial"/>
          <w:sz w:val="22"/>
          <w:szCs w:val="22"/>
        </w:rPr>
        <w:t xml:space="preserve">Show modal confirmation dialog: "This will clear all locally saved workspaces and pages. Remote Config Service data is not affected. Are you sure?"</w:t>
      </w:r>
    </w:p>
    <w:p>
      <w:pPr>
        <w:pStyle w:val="ListParagraph"/>
        <w:numPr>
          <w:ilvl w:val="0"/>
          <w:numId w:val="3"/>
        </w:numPr>
        <w:spacing w:before="60" w:after="60"/>
      </w:pPr>
      <w:r>
        <w:rPr>
          <w:rFonts w:ascii="Arial" w:cs="Arial" w:eastAsia="Arial" w:hAnsi="Arial"/>
          <w:sz w:val="22"/>
          <w:szCs w:val="22"/>
        </w:rPr>
        <w:t xml:space="preserve">On cancel: dismiss dialog. No action taken.</w:t>
      </w:r>
    </w:p>
    <w:p>
      <w:pPr>
        <w:pStyle w:val="ListParagraph"/>
        <w:numPr>
          <w:ilvl w:val="0"/>
          <w:numId w:val="3"/>
        </w:numPr>
        <w:spacing w:before="60" w:after="60"/>
      </w:pPr>
      <w:r>
        <w:rPr>
          <w:rFonts w:ascii="Arial" w:cs="Arial" w:eastAsia="Arial" w:hAnsi="Arial"/>
          <w:sz w:val="22"/>
          <w:szCs w:val="22"/>
        </w:rPr>
        <w:t xml:space="preserve">On confirm:</w:t>
      </w:r>
    </w:p>
    <w:p>
      <w:pPr>
        <w:pStyle w:val="ListParagraph"/>
        <w:numPr>
          <w:ilvl w:val="1"/>
          <w:numId w:val="2"/>
        </w:numPr>
        <w:spacing w:before="60" w:after="60"/>
      </w:pPr>
      <w:r>
        <w:rPr>
          <w:rFonts w:ascii="Arial" w:cs="Arial" w:eastAsia="Arial" w:hAnsi="Arial"/>
          <w:sz w:val="22"/>
          <w:szCs w:val="22"/>
        </w:rPr>
        <w:t xml:space="preserve">Call workspacePlatform.Storage.getWorkspaces() — delete each workspace via deleteWorkspace().</w:t>
      </w:r>
    </w:p>
    <w:p>
      <w:pPr>
        <w:pStyle w:val="ListParagraph"/>
        <w:numPr>
          <w:ilvl w:val="1"/>
          <w:numId w:val="2"/>
        </w:numPr>
        <w:spacing w:before="60" w:after="60"/>
      </w:pPr>
      <w:r>
        <w:rPr>
          <w:rFonts w:ascii="Arial" w:cs="Arial" w:eastAsia="Arial" w:hAnsi="Arial"/>
          <w:sz w:val="22"/>
          <w:szCs w:val="22"/>
        </w:rPr>
        <w:t xml:space="preserve">Call workspacePlatform.Storage.getPages() — delete each page via deletePage().</w:t>
      </w:r>
    </w:p>
    <w:p>
      <w:pPr>
        <w:pStyle w:val="ListParagraph"/>
        <w:numPr>
          <w:ilvl w:val="0"/>
          <w:numId w:val="3"/>
        </w:numPr>
        <w:spacing w:before="60" w:after="60"/>
      </w:pPr>
      <w:r>
        <w:rPr>
          <w:rFonts w:ascii="Arial" w:cs="Arial" w:eastAsia="Arial" w:hAnsi="Arial"/>
          <w:sz w:val="22"/>
          <w:szCs w:val="22"/>
        </w:rPr>
        <w:t xml:space="preserve">Show toast: "Local storage cleared. Remote data preserved."</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Clear local storage does not touch the remote Config Service. It only removes the OpenFin localStorage copies. The next workspace load will fall back to fetching from the remote service, effectively performing a clean sync from the server.</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8.6  customActions registration</w:t>
      </w:r>
    </w:p>
    <w:p>
      <w:pPr>
        <w:spacing w:before="80" w:after="80"/>
      </w:pPr>
      <w:r>
        <w:rPr>
          <w:rFonts w:ascii="Arial" w:cs="Arial" w:eastAsia="Arial" w:hAnsi="Arial"/>
          <w:sz w:val="22"/>
          <w:szCs w:val="22"/>
        </w:rPr>
        <w:t xml:space="preserve">All dock action handlers are registered at platform init time in the WorkspacePlatform.init() call:</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customActions: {</w:t>
      </w:r>
    </w:p>
    <w:p>
      <w:pPr>
        <w:shd w:fill="F1EFE8" w:val="clear"/>
        <w:spacing w:before="60" w:after="60"/>
        <w:ind w:left="360" w:right="360"/>
      </w:pPr>
      <w:r>
        <w:rPr>
          <w:rFonts w:ascii="Courier New" w:cs="Courier New" w:eastAsia="Courier New" w:hAnsi="Courier New"/>
          <w:color w:val="444441"/>
          <w:sz w:val="18"/>
          <w:szCs w:val="18"/>
        </w:rPr>
        <w:t xml:space="preserve">  // Apps — single dynamic handler for all registered components</w:t>
      </w:r>
    </w:p>
    <w:p>
      <w:pPr>
        <w:shd w:fill="F1EFE8" w:val="clear"/>
        <w:spacing w:before="60" w:after="60"/>
        <w:ind w:left="360" w:right="360"/>
      </w:pPr>
      <w:r>
        <w:rPr>
          <w:rFonts w:ascii="Courier New" w:cs="Courier New" w:eastAsia="Courier New" w:hAnsi="Courier New"/>
          <w:color w:val="444441"/>
          <w:sz w:val="18"/>
          <w:szCs w:val="18"/>
        </w:rPr>
        <w:t xml:space="preserve">  "launch-component":  ({ customData }) =&gt;</w:t>
      </w:r>
    </w:p>
    <w:p>
      <w:pPr>
        <w:shd w:fill="F1EFE8" w:val="clear"/>
        <w:spacing w:before="60" w:after="60"/>
        <w:ind w:left="360" w:right="360"/>
      </w:pPr>
      <w:r>
        <w:rPr>
          <w:rFonts w:ascii="Courier New" w:cs="Courier New" w:eastAsia="Courier New" w:hAnsi="Courier New"/>
          <w:color w:val="444441"/>
          <w:sz w:val="18"/>
          <w:szCs w:val="18"/>
        </w:rPr>
        <w:t xml:space="preserve">    launchComponent(customData.registrationId),</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 Tools — singleton admin windows</w:t>
      </w:r>
    </w:p>
    <w:p>
      <w:pPr>
        <w:shd w:fill="F1EFE8" w:val="clear"/>
        <w:spacing w:before="60" w:after="60"/>
        <w:ind w:left="360" w:right="360"/>
      </w:pPr>
      <w:r>
        <w:rPr>
          <w:rFonts w:ascii="Courier New" w:cs="Courier New" w:eastAsia="Courier New" w:hAnsi="Courier New"/>
          <w:color w:val="444441"/>
          <w:sz w:val="18"/>
          <w:szCs w:val="18"/>
        </w:rPr>
        <w:t xml:space="preserve">  "open-registry":     () =&gt; launchSingleton("ADMIN_REGISTRY"),</w:t>
      </w:r>
    </w:p>
    <w:p>
      <w:pPr>
        <w:shd w:fill="F1EFE8" w:val="clear"/>
        <w:spacing w:before="60" w:after="60"/>
        <w:ind w:left="360" w:right="360"/>
      </w:pPr>
      <w:r>
        <w:rPr>
          <w:rFonts w:ascii="Courier New" w:cs="Courier New" w:eastAsia="Courier New" w:hAnsi="Courier New"/>
          <w:color w:val="444441"/>
          <w:sz w:val="18"/>
          <w:szCs w:val="18"/>
        </w:rPr>
        <w:t xml:space="preserve">  "open-dock-editor":  () =&gt; launchSingleton("ADMIN_DOCK"),</w:t>
      </w:r>
    </w:p>
    <w:p>
      <w:pPr>
        <w:shd w:fill="F1EFE8" w:val="clear"/>
        <w:spacing w:before="60" w:after="60"/>
        <w:ind w:left="360" w:right="360"/>
      </w:pPr>
      <w:r>
        <w:rPr>
          <w:rFonts w:ascii="Courier New" w:cs="Courier New" w:eastAsia="Courier New" w:hAnsi="Courier New"/>
          <w:color w:val="444441"/>
          <w:sz w:val="18"/>
          <w:szCs w:val="18"/>
        </w:rPr>
        <w:t xml:space="preserve">  "open-user-editor":  () =&gt; launchSingleton("ADMIN_USERS"),</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 Tools — platform actions</w:t>
      </w:r>
    </w:p>
    <w:p>
      <w:pPr>
        <w:shd w:fill="F1EFE8" w:val="clear"/>
        <w:spacing w:before="60" w:after="60"/>
        <w:ind w:left="360" w:right="360"/>
      </w:pPr>
      <w:r>
        <w:rPr>
          <w:rFonts w:ascii="Courier New" w:cs="Courier New" w:eastAsia="Courier New" w:hAnsi="Courier New"/>
          <w:color w:val="444441"/>
          <w:sz w:val="18"/>
          <w:szCs w:val="18"/>
        </w:rPr>
        <w:t xml:space="preserve">  "reload-dock":       () =&gt; reloadDockProvider(),</w:t>
      </w:r>
    </w:p>
    <w:p>
      <w:pPr>
        <w:shd w:fill="F1EFE8" w:val="clear"/>
        <w:spacing w:before="60" w:after="60"/>
        <w:ind w:left="360" w:right="360"/>
      </w:pPr>
      <w:r>
        <w:rPr>
          <w:rFonts w:ascii="Courier New" w:cs="Courier New" w:eastAsia="Courier New" w:hAnsi="Courier New"/>
          <w:color w:val="444441"/>
          <w:sz w:val="18"/>
          <w:szCs w:val="18"/>
        </w:rPr>
        <w:t xml:space="preserve">  "open-devtools":     () =&gt; openDevTools(),</w:t>
      </w:r>
    </w:p>
    <w:p>
      <w:pPr>
        <w:shd w:fill="F1EFE8" w:val="clear"/>
        <w:spacing w:before="60" w:after="60"/>
        <w:ind w:left="360" w:right="360"/>
      </w:pPr>
      <w:r>
        <w:rPr>
          <w:rFonts w:ascii="Courier New" w:cs="Courier New" w:eastAsia="Courier New" w:hAnsi="Courier New"/>
          <w:color w:val="444441"/>
          <w:sz w:val="18"/>
          <w:szCs w:val="18"/>
        </w:rPr>
        <w:t xml:space="preserve">  "open-process-mgr":  () =&gt; openProcessManager(),</w:t>
      </w:r>
    </w:p>
    <w:p>
      <w:pPr>
        <w:shd w:fill="F1EFE8" w:val="clear"/>
        <w:spacing w:before="60" w:after="60"/>
        <w:ind w:left="360" w:right="360"/>
      </w:pPr>
      <w:r>
        <w:rPr>
          <w:rFonts w:ascii="Courier New" w:cs="Courier New" w:eastAsia="Courier New" w:hAnsi="Courier New"/>
          <w:color w:val="444441"/>
          <w:sz w:val="18"/>
          <w:szCs w:val="18"/>
        </w:rPr>
        <w:t xml:space="preserve">  "clear-localstorage":() =&gt; clearLocalStorageWithConfirm(),</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8.7  Admin component seed registrations</w:t>
      </w:r>
    </w:p>
    <w:p>
      <w:pPr>
        <w:spacing w:before="80" w:after="80"/>
      </w:pPr>
      <w:r>
        <w:rPr>
          <w:rFonts w:ascii="Arial" w:cs="Arial" w:eastAsia="Arial" w:hAnsi="Arial"/>
          <w:sz w:val="22"/>
          <w:szCs w:val="22"/>
        </w:rPr>
        <w:t xml:space="preserve">The three admin tool components are seeded into APP_CONFIG at platform bootstrap. They cannot be registered via the Component Registry Editor because the editor does not exist yet on first run — a classic chicken-and-egg problem. The seed writes both a registry row and a template config row for each.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200"/>
        <w:gridCol w:w="29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registrationId</w:t>
            </w:r>
          </w:p>
        </w:tc>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displayName</w:t>
            </w:r>
          </w:p>
        </w:tc>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allowedRoles</w:t>
            </w:r>
          </w:p>
        </w:tc>
        <w:tc>
          <w:tcPr>
            <w:tcW w:type="dxa" w:w="2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windowOptions</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ADMIN_REGISTRY</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Registry</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/admin/registry</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2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w:1100 h:750 min:800x600</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ADMIN_DOCK</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Menu Editor</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/admin/dock</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2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w:900 h:700 min:700x500</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ADMIN_USERS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 Profile Editor</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/admin/users</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2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w:1000 h:700 min:800x500</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allowedRoles: ["ADMIN"] on these registrations means they are invisible to non-admin users in the Component Registry viewer, OpenFin Home search, and the OpenFin Store. Admin tools never appear in the Apps dropdown — they are only accessible via the Tools button.</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8.8  DEVELOPER role</w:t>
      </w:r>
    </w:p>
    <w:p>
      <w:pPr>
        <w:spacing w:before="80" w:after="80"/>
      </w:pPr>
      <w:r>
        <w:rPr>
          <w:rFonts w:ascii="Arial" w:cs="Arial" w:eastAsia="Arial" w:hAnsi="Arial"/>
          <w:sz w:val="22"/>
          <w:szCs w:val="22"/>
        </w:rPr>
        <w:t xml:space="preserve">A DEVELOPER role is defined in the seed data alongside ADMIN. It grants access to the Tools button and all its items but does not grant CONFIG:CREATE, CONFIG:DELETE, USER:MANAGE, or CONFIG:SAVE_BASE permissions. Developers can use tooling to inspect and debug the platform without being able to modify registrations, user accounts, or base configs.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3860"/>
      </w:tblGrid>
      <w:tr>
        <w:trPr>
          <w:tblHeader/>
        </w:trPr>
        <w:tc>
          <w:tcPr>
            <w:tcW w:type="dxa" w:w="2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3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ADMIN role</w:t>
            </w:r>
          </w:p>
        </w:tc>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DEVELOPER role</w:t>
            </w:r>
          </w:p>
        </w:tc>
        <w:tc>
          <w:tcPr>
            <w:tcW w:type="dxa" w:w="38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All other roles</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See Tools button</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3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 DevTools</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3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 process manager</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3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Clear local storage</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3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Reload dock</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3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Component Registry Editor</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3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Dock Menu Editor</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3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User Profile Editor</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3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CONFIG:CREATE</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3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CONFIG:SAVE_BASE</w:t>
            </w:r>
          </w:p>
        </w:tc>
        <w:tc>
          <w:tcPr>
            <w:tcW w:type="dxa" w:w="13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3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USER:MANAGE</w:t>
            </w:r>
          </w:p>
        </w:tc>
        <w:tc>
          <w:tcPr>
            <w:tcW w:type="dxa" w:w="13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3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8.9  Reference implementations — confirmed from official repos</w:t>
      </w:r>
    </w:p>
    <w:p>
      <w:pPr>
        <w:spacing w:before="80" w:after="80"/>
      </w:pPr>
      <w:r>
        <w:rPr>
          <w:rFonts w:ascii="Arial" w:cs="Arial" w:eastAsia="Arial" w:hAnsi="Arial"/>
          <w:sz w:val="22"/>
          <w:szCs w:val="22"/>
        </w:rPr>
        <w:t xml:space="preserve">The following OpenFin reference examples in the official workspace-starter and frontend-framework-starter repositories directly implement the patterns used in this section. These are the authoritative implementation references for MarketsUI developers.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3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Repository path</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DockProvider with DropdownButton and nested options</w:t>
            </w:r>
          </w:p>
        </w:tc>
        <w:tc>
          <w:tcPr>
            <w:tcW w:type="dxa" w:w="3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Confirmed: DockButtonNames.DropdownButton with options[] and nested options[] for submenus</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cdn.openfin.co/workspace/docs/api/latest/interfaces/index.DockProvider.html</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customActions registration in WorkspacePlatform.init()</w:t>
            </w:r>
          </w:p>
        </w:tc>
        <w:tc>
          <w:tcPr>
            <w:tcW w:type="dxa" w:w="3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Confirmed: await init({ browser:{}, customActions: { "actionId": async(payload) =&gt; {...} } })</w:t>
            </w:r>
          </w:p>
        </w:tc>
        <w:tc>
          <w:tcPr>
            <w:tcW w:type="dxa" w:w="3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@openfin/workspace-platform npm package docs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WorkspacePlatformOverrideCallback for storage</w:t>
            </w:r>
          </w:p>
        </w:tc>
        <w:tc>
          <w:tcPr>
            <w:tcW w:type="dxa" w:w="3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Confirmed: class Override extends WorkspacePlatformProvider with overridden getSavedWorkspace, createSavedWorkspace etc.</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cdn.openfin.co/workspace/docs/platform — WorkspacePlatformOverrideCallback</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skipSavedDockProviderConfig for forced reload</w:t>
            </w:r>
          </w:p>
        </w:tc>
        <w:tc>
          <w:tcPr>
            <w:tcW w:type="dxa" w:w="3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Confirmed: DockProvider field, default false. Set true to bypass cached dock layout.</w:t>
            </w:r>
          </w:p>
        </w:tc>
        <w:tc>
          <w:tcPr>
            <w:tcW w:type="dxa" w:w="3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cdn.openfin.co/workspace/docs/api/latest — DockProvider interface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Dynamic dock with persisted layout</w:t>
            </w:r>
          </w:p>
        </w:tc>
        <w:tc>
          <w:tcPr>
            <w:tcW w:type="dxa" w:w="3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Example: "register-with-dock-basic" and dynamic dock examples</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github.com/built-on-openfin/workspace-starter/how-to/</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React framework integration</w:t>
            </w:r>
          </w:p>
        </w:tc>
        <w:tc>
          <w:tcPr>
            <w:tcW w:type="dxa" w:w="3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Confirmed: HERE Core is framework-agnostic. React examples in /frameworks/react</w:t>
            </w:r>
          </w:p>
        </w:tc>
        <w:tc>
          <w:tcPr>
            <w:tcW w:type="dxa" w:w="3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github.com/built-on-openfin/frontend-framework-starter/frameworks/react</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Angular framework integration</w:t>
            </w:r>
          </w:p>
        </w:tc>
        <w:tc>
          <w:tcPr>
            <w:tcW w:type="dxa" w:w="3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Confirmed: Angular examples in /frameworks/angular</w:t>
            </w:r>
          </w:p>
        </w:tc>
        <w:tc>
          <w:tcPr>
            <w:tcW w:type="dxa" w:w="3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github.com/built-on-openfin/frontend-framework-starter/frameworks/angular</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Full workspace platform with all providers</w:t>
            </w:r>
          </w:p>
        </w:tc>
        <w:tc>
          <w:tcPr>
            <w:tcW w:type="dxa" w:w="3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workspace-platform-starter: Home, Store, Dock, Notifications, Browser all wired together</w:t>
            </w:r>
          </w:p>
        </w:tc>
        <w:tc>
          <w:tcPr>
            <w:tcW w:type="dxa" w:w="3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github.com/built-on-openfin/workspace-starter/how-to/workspace-platform-starter</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poc-starter.md in the built-on-openfin/.github/profile repository provides a curated set of proof-of-concept examples that demonstrate all major MarketsUI-relevant OpenFin patterns in one place. Clone workspace-starter with --depth=1 to get only the main branch (latest stable) without full history.</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8.10  Admin tools technology stack</w:t>
      </w:r>
    </w:p>
    <w:p>
      <w:pPr>
        <w:spacing w:before="80" w:after="80"/>
      </w:pPr>
      <w:r>
        <w:rPr>
          <w:rFonts w:ascii="Arial" w:cs="Arial" w:eastAsia="Arial" w:hAnsi="Arial"/>
          <w:sz w:val="22"/>
          <w:szCs w:val="22"/>
        </w:rPr>
        <w:t xml:space="preserve">The three admin tools — Component Registry Editor, Dock Menu Editor, and User Profile Editor — are implemented as standalone HTML pages using Lit Web Components and vanilla TypeScript. They do not use React or Angular.</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8.10.1  Why Lit — not React or Angular</w:t>
      </w:r>
    </w:p>
    <w:p>
      <w:pPr>
        <w:spacing w:before="80" w:after="80"/>
      </w:pPr>
      <w:r>
        <w:rPr>
          <w:rFonts w:ascii="Arial" w:cs="Arial" w:eastAsia="Arial" w:hAnsi="Arial"/>
          <w:sz w:val="22"/>
          <w:szCs w:val="22"/>
        </w:rPr>
        <w:t xml:space="preserve">Each admin tool runs in its own OpenFin Browser Window as a fully standalone HTML page. It is not embedded inside a React or Angular application. This makes framework-agnostic Lit the correct choice for three reasons: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Framework independence: A developer working on the Angular trading apps can contribute to the admin tools without touching React. A React developer can contribute without touching Angular. Admin tools have no framework coupling.</w:t>
      </w:r>
    </w:p>
    <w:p>
      <w:pPr>
        <w:pStyle w:val="ListParagraph"/>
        <w:numPr>
          <w:ilvl w:val="0"/>
          <w:numId w:val="2"/>
        </w:numPr>
        <w:spacing w:before="60" w:after="60"/>
      </w:pPr>
      <w:r>
        <w:rPr>
          <w:rFonts w:ascii="Arial" w:cs="Arial" w:eastAsia="Arial" w:hAnsi="Arial"/>
          <w:sz w:val="22"/>
          <w:szCs w:val="22"/>
        </w:rPr>
        <w:t xml:space="preserve">Design system validation: The admin tools are the first real-world consumers of the @marketsui/core Lit component layer. They prove the design system works natively without framework wrappers before the React and Angular wrapper packages are built.</w:t>
      </w:r>
    </w:p>
    <w:p>
      <w:pPr>
        <w:pStyle w:val="ListParagraph"/>
        <w:numPr>
          <w:ilvl w:val="0"/>
          <w:numId w:val="2"/>
        </w:numPr>
        <w:spacing w:before="60" w:after="60"/>
      </w:pPr>
      <w:r>
        <w:rPr>
          <w:rFonts w:ascii="Arial" w:cs="Arial" w:eastAsia="Arial" w:hAnsi="Arial"/>
          <w:sz w:val="22"/>
          <w:szCs w:val="22"/>
        </w:rPr>
        <w:t xml:space="preserve">Zero framework overhead: Each admin tool HTML page loads ~5KB of Lit runtime plus the @marketsui/core components it needs. No React or Angular bundle parsing. Pages load instantly.</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8.10.2  Why not vanilla JS without Lit</w:t>
      </w:r>
    </w:p>
    <w:p>
      <w:pPr>
        <w:spacing w:before="80" w:after="80"/>
      </w:pPr>
      <w:r>
        <w:rPr>
          <w:rFonts w:ascii="Arial" w:cs="Arial" w:eastAsia="Arial" w:hAnsi="Arial"/>
          <w:sz w:val="22"/>
          <w:szCs w:val="22"/>
        </w:rPr>
        <w:t xml:space="preserve">Pure vanilla JS is also framework-agnostic, but Lit adds meaningful value for these specific tools: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Reactive properties: Lit property decorators (@property, @state) handle DOM updates automatically. Without Lit, each editor requires manual DOM diffing for its form state, grid selection, and tree builder — roughly 200 extra lines per editor.</w:t>
      </w:r>
    </w:p>
    <w:p>
      <w:pPr>
        <w:pStyle w:val="ListParagraph"/>
        <w:numPr>
          <w:ilvl w:val="0"/>
          <w:numId w:val="2"/>
        </w:numPr>
        <w:spacing w:before="60" w:after="60"/>
      </w:pPr>
      <w:r>
        <w:rPr>
          <w:rFonts w:ascii="Arial" w:cs="Arial" w:eastAsia="Arial" w:hAnsi="Arial"/>
          <w:sz w:val="22"/>
          <w:szCs w:val="22"/>
        </w:rPr>
        <w:t xml:space="preserve">Component reuse: The same form row, icon upload, JSON editor wrapper, and component picker are used across all three editors. Without Lit custom elements, this shared UI is either duplicated or requires a custom component system that reimplements what Lit already provides.</w:t>
      </w:r>
    </w:p>
    <w:p>
      <w:pPr>
        <w:pStyle w:val="ListParagraph"/>
        <w:numPr>
          <w:ilvl w:val="0"/>
          <w:numId w:val="2"/>
        </w:numPr>
        <w:spacing w:before="60" w:after="60"/>
      </w:pPr>
      <w:r>
        <w:rPr>
          <w:rFonts w:ascii="Arial" w:cs="Arial" w:eastAsia="Arial" w:hAnsi="Arial"/>
          <w:sz w:val="22"/>
          <w:szCs w:val="22"/>
        </w:rPr>
        <w:t xml:space="preserve">TypeScript-native: Lit is authored in TypeScript with full decorator support. Admin tool code is type-safe end to end.</w:t>
      </w:r>
    </w:p>
    <w:p>
      <w:pPr>
        <w:pStyle w:val="ListParagraph"/>
        <w:numPr>
          <w:ilvl w:val="0"/>
          <w:numId w:val="2"/>
        </w:numPr>
        <w:spacing w:before="60" w:after="60"/>
      </w:pPr>
      <w:r>
        <w:rPr>
          <w:rFonts w:ascii="Arial" w:cs="Arial" w:eastAsia="Arial" w:hAnsi="Arial"/>
          <w:sz w:val="22"/>
          <w:szCs w:val="22"/>
        </w:rPr>
        <w:t xml:space="preserve">Shadow DOM isolation: Each Lit component encapsulates its styles in shadow DOM. AG-Grid, Monaco Editor, and SortableJS cannot leak styles into or out of the component boundary.</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8.10.3  Why not Stencil</w:t>
      </w:r>
    </w:p>
    <w:p>
      <w:pPr>
        <w:spacing w:before="80" w:after="80"/>
      </w:pPr>
      <w:r>
        <w:rPr>
          <w:rFonts w:ascii="Arial" w:cs="Arial" w:eastAsia="Arial" w:hAnsi="Arial"/>
          <w:sz w:val="22"/>
          <w:szCs w:val="22"/>
        </w:rPr>
        <w:t xml:space="preserve">Stencil is designed for distributing Web Component libraries to other teams and generates multiple output formats (dist, dist-custom-elements, www) with a full compiler pipeline. For three internal admin tool windows, this is unnecessary overhead. Lit is the right abstraction level — reactive components without a dedicated compiler. Stencil is only the correct choice if @marketsui/core itself is built with Stencil; in that case the admin tools would consume Stencil dist-custom-elements output directly.</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8.10.4  Technology stack per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framework</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Lit 3 + TypeScript</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Reactive custom elements, shadow DOM, ~5KB runtime</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Design tokens</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@marketsui/tokens</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Same CSS custom property token file used by React and Angular apps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Core UI components</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@marketsui/core</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Lit Web Components from the MarketsUI design system</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Data grids</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AG-Grid Community (vanilla JS API)</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Community edition sufficient for admin lists. Consistent with trading grids.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JSON editor</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@monaco-editor/react — loaded as AMD via loader.js</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Monaco ships a framework-agnostic AMD loader. Full JSON schema validation.</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Drag-and-drop tree (Dock Editor)</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SortableJS</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Vanilla JS DnD. Handles nested sortable lists for the menu tree builder.</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File upload</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Native HTML file input + FileReader API</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 dependency needed for icon and screenshot upload.</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Form validation</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Zod (framework-agnostic)</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TypeScript schema validation. Used to validate registry form before save.</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OpenFin integration</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openfinBridge.ts (custom)</w:t>
            </w:r>
          </w:p>
        </w:tc>
        <w:tc>
          <w:tcPr>
            <w:tcW w:type="dxa" w:w="4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~50 lines wrapping fin.me, fin.Platform, fin.InterApplicationBus.</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 persistence</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configManager.ts (custom)</w:t>
            </w:r>
          </w:p>
        </w:tc>
        <w:tc>
          <w:tcPr>
            <w:tcW w:type="dxa" w:w="4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Same offline-first IndexedDB + remote sync service used by all components.</w:t>
            </w:r>
          </w:p>
        </w:tc>
      </w:tr>
    </w:tbl>
    <w:p>
      <w:pPr>
        <w:spacing w:before="80" w:after="80"/>
      </w:pPr>
      <w:r>
        <w:t xml:space="preserve"/>
      </w:r>
    </w:p>
    <w:p>
      <w:pPr>
        <w:pStyle w:val="Heading3"/>
        <w:spacing w:before="240" w:after="120"/>
      </w:pPr>
      <w:r>
        <w:rPr>
          <w:rFonts w:ascii="Arial" w:cs="Arial" w:eastAsia="Arial" w:hAnsi="Arial"/>
          <w:b/>
          <w:bCs/>
          <w:color w:val="0F6E56"/>
          <w:sz w:val="22"/>
          <w:szCs w:val="22"/>
        </w:rPr>
        <w:t xml:space="preserve">8.10.5  Shared admin infrastructure</w:t>
      </w:r>
    </w:p>
    <w:p>
      <w:pPr>
        <w:spacing w:before="80" w:after="80"/>
      </w:pPr>
      <w:r>
        <w:rPr>
          <w:rFonts w:ascii="Arial" w:cs="Arial" w:eastAsia="Arial" w:hAnsi="Arial"/>
          <w:sz w:val="22"/>
          <w:szCs w:val="22"/>
        </w:rPr>
        <w:t xml:space="preserve">All three editors share three files that live in packages/admin/shared/: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openfinBridge.ts</w:t>
            </w:r>
          </w:p>
        </w:tc>
        <w:tc>
          <w:tcPr>
            <w:tcW w:type="dxa" w:w="4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getCustomData(), launchComponent(), reloadDock(), closeWindow(). Wraps fin object. ~50 lines.</w:t>
            </w:r>
          </w:p>
        </w:tc>
        <w:tc>
          <w:tcPr>
            <w:tcW w:type="dxa" w:w="2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three editors</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configManager.ts</w:t>
            </w:r>
          </w:p>
        </w:tc>
        <w:tc>
          <w:tcPr>
            <w:tcW w:type="dxa" w:w="4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Compiled output of the platform configManager. IndexedDB reads/writes + remote sync. Zero framework deps.</w:t>
            </w:r>
          </w:p>
        </w:tc>
        <w:tc>
          <w:tcPr>
            <w:tcW w:type="dxa" w:w="2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 three editors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marketsui-tokens.css</w:t>
            </w:r>
          </w:p>
        </w:tc>
        <w:tc>
          <w:tcPr>
            <w:tcW w:type="dxa" w:w="4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Symlink to @marketsui/tokens/dist/tokens.css. Provides all CSS custom property tokens.</w:t>
            </w:r>
          </w:p>
        </w:tc>
        <w:tc>
          <w:tcPr>
            <w:tcW w:type="dxa" w:w="2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three editors</w:t>
            </w:r>
          </w:p>
        </w:tc>
      </w:tr>
    </w:tbl>
    <w:p>
      <w:pPr>
        <w:spacing w:before="80" w:after="80"/>
      </w:pPr>
      <w:r>
        <w:t xml:space="preserve"/>
      </w:r>
    </w:p>
    <w:p>
      <w:pPr>
        <w:pStyle w:val="Heading3"/>
        <w:spacing w:before="240" w:after="120"/>
      </w:pPr>
      <w:r>
        <w:rPr>
          <w:rFonts w:ascii="Arial" w:cs="Arial" w:eastAsia="Arial" w:hAnsi="Arial"/>
          <w:b/>
          <w:bCs/>
          <w:color w:val="0F6E56"/>
          <w:sz w:val="22"/>
          <w:szCs w:val="22"/>
        </w:rPr>
        <w:t xml:space="preserve">8.10.6  Monorepo structure</w:t>
      </w:r>
    </w:p>
    <w:p>
      <w:pPr>
        <w:shd w:fill="F1EFE8" w:val="clear"/>
        <w:spacing w:before="60" w:after="60"/>
        <w:ind w:left="360" w:right="360"/>
      </w:pPr>
      <w:r>
        <w:rPr>
          <w:rFonts w:ascii="Courier New" w:cs="Courier New" w:eastAsia="Courier New" w:hAnsi="Courier New"/>
          <w:color w:val="444441"/>
          <w:sz w:val="18"/>
          <w:szCs w:val="18"/>
        </w:rPr>
        <w:t xml:space="preserve">packages/admin/</w:t>
      </w:r>
    </w:p>
    <w:p>
      <w:pPr>
        <w:shd w:fill="F1EFE8" w:val="clear"/>
        <w:spacing w:before="60" w:after="60"/>
        <w:ind w:left="360" w:right="360"/>
      </w:pPr>
      <w:r>
        <w:rPr>
          <w:rFonts w:ascii="Courier New" w:cs="Courier New" w:eastAsia="Courier New" w:hAnsi="Courier New"/>
          <w:color w:val="444441"/>
          <w:sz w:val="18"/>
          <w:szCs w:val="18"/>
        </w:rPr>
        <w:t xml:space="preserve">  shared/</w:t>
      </w:r>
    </w:p>
    <w:p>
      <w:pPr>
        <w:shd w:fill="F1EFE8" w:val="clear"/>
        <w:spacing w:before="60" w:after="60"/>
        <w:ind w:left="360" w:right="360"/>
      </w:pPr>
      <w:r>
        <w:rPr>
          <w:rFonts w:ascii="Courier New" w:cs="Courier New" w:eastAsia="Courier New" w:hAnsi="Courier New"/>
          <w:color w:val="444441"/>
          <w:sz w:val="18"/>
          <w:szCs w:val="18"/>
        </w:rPr>
        <w:t xml:space="preserve">    openfinBridge.ts       50-line fin wrapper</w:t>
      </w:r>
    </w:p>
    <w:p>
      <w:pPr>
        <w:shd w:fill="F1EFE8" w:val="clear"/>
        <w:spacing w:before="60" w:after="60"/>
        <w:ind w:left="360" w:right="360"/>
      </w:pPr>
      <w:r>
        <w:rPr>
          <w:rFonts w:ascii="Courier New" w:cs="Courier New" w:eastAsia="Courier New" w:hAnsi="Courier New"/>
          <w:color w:val="444441"/>
          <w:sz w:val="18"/>
          <w:szCs w:val="18"/>
        </w:rPr>
        <w:t xml:space="preserve">    configManager.ts       compiled from packages/config</w:t>
      </w:r>
    </w:p>
    <w:p>
      <w:pPr>
        <w:shd w:fill="F1EFE8" w:val="clear"/>
        <w:spacing w:before="60" w:after="60"/>
        <w:ind w:left="360" w:right="360"/>
      </w:pPr>
      <w:r>
        <w:rPr>
          <w:rFonts w:ascii="Courier New" w:cs="Courier New" w:eastAsia="Courier New" w:hAnsi="Courier New"/>
          <w:color w:val="444441"/>
          <w:sz w:val="18"/>
          <w:szCs w:val="18"/>
        </w:rPr>
        <w:t xml:space="preserve">    marketsui-tokens.css   symlink to @marketsui/tokens dist</w:t>
      </w:r>
    </w:p>
    <w:p>
      <w:pPr>
        <w:shd w:fill="F1EFE8" w:val="clear"/>
        <w:spacing w:before="60" w:after="60"/>
        <w:ind w:left="360" w:right="360"/>
      </w:pPr>
      <w:r>
        <w:rPr>
          <w:rFonts w:ascii="Courier New" w:cs="Courier New" w:eastAsia="Courier New" w:hAnsi="Courier New"/>
          <w:color w:val="444441"/>
          <w:sz w:val="18"/>
          <w:szCs w:val="18"/>
        </w:rPr>
        <w:t xml:space="preserve">    ag-grid-community.js   vendor</w:t>
      </w:r>
    </w:p>
    <w:p>
      <w:pPr>
        <w:shd w:fill="F1EFE8" w:val="clear"/>
        <w:spacing w:before="60" w:after="60"/>
        <w:ind w:left="360" w:right="360"/>
      </w:pPr>
      <w:r>
        <w:rPr>
          <w:rFonts w:ascii="Courier New" w:cs="Courier New" w:eastAsia="Courier New" w:hAnsi="Courier New"/>
          <w:color w:val="444441"/>
          <w:sz w:val="18"/>
          <w:szCs w:val="18"/>
        </w:rPr>
        <w:t xml:space="preserve">    monaco-loader.js       vendor AMD loader</w:t>
      </w:r>
    </w:p>
    <w:p>
      <w:pPr>
        <w:shd w:fill="F1EFE8" w:val="clear"/>
        <w:spacing w:before="60" w:after="60"/>
        <w:ind w:left="360" w:right="360"/>
      </w:pPr>
      <w:r>
        <w:rPr>
          <w:rFonts w:ascii="Courier New" w:cs="Courier New" w:eastAsia="Courier New" w:hAnsi="Courier New"/>
          <w:color w:val="444441"/>
          <w:sz w:val="18"/>
          <w:szCs w:val="18"/>
        </w:rPr>
        <w:t xml:space="preserve">    sortable.min.js        vendor (dock editor only)</w:t>
      </w:r>
    </w:p>
    <w:p>
      <w:pPr>
        <w:shd w:fill="F1EFE8" w:val="clear"/>
        <w:spacing w:before="60" w:after="60"/>
        <w:ind w:left="360" w:right="360"/>
      </w:pPr>
      <w:r>
        <w:rPr>
          <w:rFonts w:ascii="Courier New" w:cs="Courier New" w:eastAsia="Courier New" w:hAnsi="Courier New"/>
          <w:color w:val="444441"/>
          <w:sz w:val="18"/>
          <w:szCs w:val="18"/>
        </w:rPr>
        <w:t xml:space="preserve">  registry/</w:t>
      </w:r>
    </w:p>
    <w:p>
      <w:pPr>
        <w:shd w:fill="F1EFE8" w:val="clear"/>
        <w:spacing w:before="60" w:after="60"/>
        <w:ind w:left="360" w:right="360"/>
      </w:pPr>
      <w:r>
        <w:rPr>
          <w:rFonts w:ascii="Courier New" w:cs="Courier New" w:eastAsia="Courier New" w:hAnsi="Courier New"/>
          <w:color w:val="444441"/>
          <w:sz w:val="18"/>
          <w:szCs w:val="18"/>
        </w:rPr>
        <w:t xml:space="preserve">    index.html             entry point: &lt;registry-app&gt;</w:t>
      </w:r>
    </w:p>
    <w:p>
      <w:pPr>
        <w:shd w:fill="F1EFE8" w:val="clear"/>
        <w:spacing w:before="60" w:after="60"/>
        <w:ind w:left="360" w:right="360"/>
      </w:pPr>
      <w:r>
        <w:rPr>
          <w:rFonts w:ascii="Courier New" w:cs="Courier New" w:eastAsia="Courier New" w:hAnsi="Courier New"/>
          <w:color w:val="444441"/>
          <w:sz w:val="18"/>
          <w:szCs w:val="18"/>
        </w:rPr>
        <w:t xml:space="preserve">    registry-app.ts        Lit top-level component</w:t>
      </w:r>
    </w:p>
    <w:p>
      <w:pPr>
        <w:shd w:fill="F1EFE8" w:val="clear"/>
        <w:spacing w:before="60" w:after="60"/>
        <w:ind w:left="360" w:right="360"/>
      </w:pPr>
      <w:r>
        <w:rPr>
          <w:rFonts w:ascii="Courier New" w:cs="Courier New" w:eastAsia="Courier New" w:hAnsi="Courier New"/>
          <w:color w:val="444441"/>
          <w:sz w:val="18"/>
          <w:szCs w:val="18"/>
        </w:rPr>
        <w:t xml:space="preserve">    registry-list.ts       AG-Grid wrapper component</w:t>
      </w:r>
    </w:p>
    <w:p>
      <w:pPr>
        <w:shd w:fill="F1EFE8" w:val="clear"/>
        <w:spacing w:before="60" w:after="60"/>
        <w:ind w:left="360" w:right="360"/>
      </w:pPr>
      <w:r>
        <w:rPr>
          <w:rFonts w:ascii="Courier New" w:cs="Courier New" w:eastAsia="Courier New" w:hAnsi="Courier New"/>
          <w:color w:val="444441"/>
          <w:sz w:val="18"/>
          <w:szCs w:val="18"/>
        </w:rPr>
        <w:t xml:space="preserve">    registry-form.ts       form fields + Monaco JSON editor</w:t>
      </w:r>
    </w:p>
    <w:p>
      <w:pPr>
        <w:shd w:fill="F1EFE8" w:val="clear"/>
        <w:spacing w:before="60" w:after="60"/>
        <w:ind w:left="360" w:right="360"/>
      </w:pPr>
      <w:r>
        <w:rPr>
          <w:rFonts w:ascii="Courier New" w:cs="Courier New" w:eastAsia="Courier New" w:hAnsi="Courier New"/>
          <w:color w:val="444441"/>
          <w:sz w:val="18"/>
          <w:szCs w:val="18"/>
        </w:rPr>
        <w:t xml:space="preserve">    registry-icon.ts       icon upload + preview component</w:t>
      </w:r>
    </w:p>
    <w:p>
      <w:pPr>
        <w:shd w:fill="F1EFE8" w:val="clear"/>
        <w:spacing w:before="60" w:after="60"/>
        <w:ind w:left="360" w:right="360"/>
      </w:pPr>
      <w:r>
        <w:rPr>
          <w:rFonts w:ascii="Courier New" w:cs="Courier New" w:eastAsia="Courier New" w:hAnsi="Courier New"/>
          <w:color w:val="444441"/>
          <w:sz w:val="18"/>
          <w:szCs w:val="18"/>
        </w:rPr>
        <w:t xml:space="preserve">  dock/</w:t>
      </w:r>
    </w:p>
    <w:p>
      <w:pPr>
        <w:shd w:fill="F1EFE8" w:val="clear"/>
        <w:spacing w:before="60" w:after="60"/>
        <w:ind w:left="360" w:right="360"/>
      </w:pPr>
      <w:r>
        <w:rPr>
          <w:rFonts w:ascii="Courier New" w:cs="Courier New" w:eastAsia="Courier New" w:hAnsi="Courier New"/>
          <w:color w:val="444441"/>
          <w:sz w:val="18"/>
          <w:szCs w:val="18"/>
        </w:rPr>
        <w:t xml:space="preserve">    index.html             entry point: &lt;dock-editor&gt;</w:t>
      </w:r>
    </w:p>
    <w:p>
      <w:pPr>
        <w:shd w:fill="F1EFE8" w:val="clear"/>
        <w:spacing w:before="60" w:after="60"/>
        <w:ind w:left="360" w:right="360"/>
      </w:pPr>
      <w:r>
        <w:rPr>
          <w:rFonts w:ascii="Courier New" w:cs="Courier New" w:eastAsia="Courier New" w:hAnsi="Courier New"/>
          <w:color w:val="444441"/>
          <w:sz w:val="18"/>
          <w:szCs w:val="18"/>
        </w:rPr>
        <w:t xml:space="preserve">    dock-editor.ts         Lit top-level component</w:t>
      </w:r>
    </w:p>
    <w:p>
      <w:pPr>
        <w:shd w:fill="F1EFE8" w:val="clear"/>
        <w:spacing w:before="60" w:after="60"/>
        <w:ind w:left="360" w:right="360"/>
      </w:pPr>
      <w:r>
        <w:rPr>
          <w:rFonts w:ascii="Courier New" w:cs="Courier New" w:eastAsia="Courier New" w:hAnsi="Courier New"/>
          <w:color w:val="444441"/>
          <w:sz w:val="18"/>
          <w:szCs w:val="18"/>
        </w:rPr>
        <w:t xml:space="preserve">    dock-tree.ts           SortableJS nested tree builder</w:t>
      </w:r>
    </w:p>
    <w:p>
      <w:pPr>
        <w:shd w:fill="F1EFE8" w:val="clear"/>
        <w:spacing w:before="60" w:after="60"/>
        <w:ind w:left="360" w:right="360"/>
      </w:pPr>
      <w:r>
        <w:rPr>
          <w:rFonts w:ascii="Courier New" w:cs="Courier New" w:eastAsia="Courier New" w:hAnsi="Courier New"/>
          <w:color w:val="444441"/>
          <w:sz w:val="18"/>
          <w:szCs w:val="18"/>
        </w:rPr>
        <w:t xml:space="preserve">    dock-preview.ts        live dock dropdown preview panel</w:t>
      </w:r>
    </w:p>
    <w:p>
      <w:pPr>
        <w:shd w:fill="F1EFE8" w:val="clear"/>
        <w:spacing w:before="60" w:after="60"/>
        <w:ind w:left="360" w:right="360"/>
      </w:pPr>
      <w:r>
        <w:rPr>
          <w:rFonts w:ascii="Courier New" w:cs="Courier New" w:eastAsia="Courier New" w:hAnsi="Courier New"/>
          <w:color w:val="444441"/>
          <w:sz w:val="18"/>
          <w:szCs w:val="18"/>
        </w:rPr>
        <w:t xml:space="preserve">  users/</w:t>
      </w:r>
    </w:p>
    <w:p>
      <w:pPr>
        <w:shd w:fill="F1EFE8" w:val="clear"/>
        <w:spacing w:before="60" w:after="60"/>
        <w:ind w:left="360" w:right="360"/>
      </w:pPr>
      <w:r>
        <w:rPr>
          <w:rFonts w:ascii="Courier New" w:cs="Courier New" w:eastAsia="Courier New" w:hAnsi="Courier New"/>
          <w:color w:val="444441"/>
          <w:sz w:val="18"/>
          <w:szCs w:val="18"/>
        </w:rPr>
        <w:t xml:space="preserve">    index.html             entry point: &lt;users-app&gt;</w:t>
      </w:r>
    </w:p>
    <w:p>
      <w:pPr>
        <w:shd w:fill="F1EFE8" w:val="clear"/>
        <w:spacing w:before="60" w:after="60"/>
        <w:ind w:left="360" w:right="360"/>
      </w:pPr>
      <w:r>
        <w:rPr>
          <w:rFonts w:ascii="Courier New" w:cs="Courier New" w:eastAsia="Courier New" w:hAnsi="Courier New"/>
          <w:color w:val="444441"/>
          <w:sz w:val="18"/>
          <w:szCs w:val="18"/>
        </w:rPr>
        <w:t xml:space="preserve">    users-app.ts           Lit top-level component</w:t>
      </w:r>
    </w:p>
    <w:p>
      <w:pPr>
        <w:shd w:fill="F1EFE8" w:val="clear"/>
        <w:spacing w:before="60" w:after="60"/>
        <w:ind w:left="360" w:right="360"/>
      </w:pPr>
      <w:r>
        <w:rPr>
          <w:rFonts w:ascii="Courier New" w:cs="Courier New" w:eastAsia="Courier New" w:hAnsi="Courier New"/>
          <w:color w:val="444441"/>
          <w:sz w:val="18"/>
          <w:szCs w:val="18"/>
        </w:rPr>
        <w:t xml:space="preserve">    users-grid.ts          AG-Grid users/roles/permissions tabs</w:t>
      </w:r>
    </w:p>
    <w:p>
      <w:pPr>
        <w:shd w:fill="F1EFE8" w:val="clear"/>
        <w:spacing w:before="60" w:after="60"/>
        <w:ind w:left="360" w:right="360"/>
      </w:pPr>
      <w:r>
        <w:rPr>
          <w:rFonts w:ascii="Courier New" w:cs="Courier New" w:eastAsia="Courier New" w:hAnsi="Courier New"/>
          <w:color w:val="444441"/>
          <w:sz w:val="18"/>
          <w:szCs w:val="18"/>
        </w:rPr>
        <w:t xml:space="preserve">    users-form.ts          add/edit user form with role assignment</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18: Admin tools are implemented in Lit Web Components and vanilla TypeScript. React and Angular are never imported into admin tool packages. The admin tools are the primary consumers of the @marketsui/core Lit component layer and prove it works without framework wrappers.</w:t>
      </w:r>
    </w:p>
    <w:p>
      <w:r>
        <w:br w:type="page"/>
      </w:r>
    </w:p>
    <w:p>
      <w:pPr>
        <w:pStyle w:val="Heading1"/>
        <w:spacing w:before="400" w:after="200"/>
      </w:pPr>
      <w:r>
        <w:rPr>
          <w:rFonts w:ascii="Arial" w:cs="Arial" w:eastAsia="Arial" w:hAnsi="Arial"/>
          <w:b/>
          <w:bCs/>
          <w:color w:val="1E1B4B"/>
          <w:sz w:val="32"/>
          <w:szCs w:val="32"/>
        </w:rPr>
        <w:t xml:space="preserve">9. Manifest Bootstrap</w:t>
      </w:r>
    </w:p>
    <w:p>
      <w:pPr>
        <w:pStyle w:val="Heading2"/>
        <w:spacing w:before="320" w:after="160"/>
      </w:pPr>
      <w:r>
        <w:rPr>
          <w:rFonts w:ascii="Arial" w:cs="Arial" w:eastAsia="Arial" w:hAnsi="Arial"/>
          <w:b/>
          <w:bCs/>
          <w:color w:val="534AB7"/>
          <w:sz w:val="26"/>
          <w:szCs w:val="26"/>
        </w:rPr>
        <w:t xml:space="preserve">9.1  Purpose</w:t>
      </w:r>
    </w:p>
    <w:p>
      <w:pPr>
        <w:spacing w:before="80" w:after="80"/>
      </w:pPr>
      <w:r>
        <w:rPr>
          <w:rFonts w:ascii="Arial" w:cs="Arial" w:eastAsia="Arial" w:hAnsi="Arial"/>
          <w:sz w:val="22"/>
          <w:szCs w:val="22"/>
        </w:rPr>
        <w:t xml:space="preserve">The OpenFin manifest file (app.fin.json) is the platform entry point. It contains the application UUID, name, and a customData block that carries all environment-specific configuration values. The same compiled JavaScript bundle runs in development, staging, and production — only the manifest changes between environments.</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12: The manifest customData is the only place environment-specific values live. No .env files are baked into the bundle. No runtime environment variable checks exist in application code. CI/CD generates environment-specific manifests from a shared template.</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9.2  Manifest customData schema</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"customData": {</w:t>
      </w:r>
    </w:p>
    <w:p>
      <w:pPr>
        <w:shd w:fill="F1EFE8" w:val="clear"/>
        <w:spacing w:before="60" w:after="60"/>
        <w:ind w:left="360" w:right="360"/>
      </w:pPr>
      <w:r>
        <w:rPr>
          <w:rFonts w:ascii="Courier New" w:cs="Courier New" w:eastAsia="Courier New" w:hAnsi="Courier New"/>
          <w:color w:val="444441"/>
          <w:sz w:val="18"/>
          <w:szCs w:val="18"/>
        </w:rPr>
        <w:t xml:space="preserve">    "appId":       "MARKETSUI",</w:t>
      </w:r>
    </w:p>
    <w:p>
      <w:pPr>
        <w:shd w:fill="F1EFE8" w:val="clear"/>
        <w:spacing w:before="60" w:after="60"/>
        <w:ind w:left="360" w:right="360"/>
      </w:pPr>
      <w:r>
        <w:rPr>
          <w:rFonts w:ascii="Courier New" w:cs="Courier New" w:eastAsia="Courier New" w:hAnsi="Courier New"/>
          <w:color w:val="444441"/>
          <w:sz w:val="18"/>
          <w:szCs w:val="18"/>
        </w:rPr>
        <w:t xml:space="preserve">    "environment": "production",</w:t>
      </w:r>
    </w:p>
    <w:p>
      <w:pPr>
        <w:shd w:fill="F1EFE8" w:val="clear"/>
        <w:spacing w:before="60" w:after="60"/>
        <w:ind w:left="360" w:right="360"/>
      </w:pPr>
      <w:r>
        <w:rPr>
          <w:rFonts w:ascii="Courier New" w:cs="Courier New" w:eastAsia="Courier New" w:hAnsi="Courier New"/>
          <w:color w:val="444441"/>
          <w:sz w:val="18"/>
          <w:szCs w:val="18"/>
        </w:rPr>
        <w:t xml:space="preserve">    "configService": {</w:t>
      </w:r>
    </w:p>
    <w:p>
      <w:pPr>
        <w:shd w:fill="F1EFE8" w:val="clear"/>
        <w:spacing w:before="60" w:after="60"/>
        <w:ind w:left="360" w:right="360"/>
      </w:pPr>
      <w:r>
        <w:rPr>
          <w:rFonts w:ascii="Courier New" w:cs="Courier New" w:eastAsia="Courier New" w:hAnsi="Courier New"/>
          <w:color w:val="444441"/>
          <w:sz w:val="18"/>
          <w:szCs w:val="18"/>
        </w:rPr>
        <w:t xml:space="preserve">      "enabled":      true,         // false in dev — Dexie only, no backend needed</w:t>
      </w:r>
    </w:p>
    <w:p>
      <w:pPr>
        <w:shd w:fill="F1EFE8" w:val="clear"/>
        <w:spacing w:before="60" w:after="60"/>
        <w:ind w:left="360" w:right="360"/>
      </w:pPr>
      <w:r>
        <w:rPr>
          <w:rFonts w:ascii="Courier New" w:cs="Courier New" w:eastAsia="Courier New" w:hAnsi="Courier New"/>
          <w:color w:val="444441"/>
          <w:sz w:val="18"/>
          <w:szCs w:val="18"/>
        </w:rPr>
        <w:t xml:space="preserve">      "baseUrl":      "https://config.marketsui.internal/api",</w:t>
      </w:r>
    </w:p>
    <w:p>
      <w:pPr>
        <w:shd w:fill="F1EFE8" w:val="clear"/>
        <w:spacing w:before="60" w:after="60"/>
        <w:ind w:left="360" w:right="360"/>
      </w:pPr>
      <w:r>
        <w:rPr>
          <w:rFonts w:ascii="Courier New" w:cs="Courier New" w:eastAsia="Courier New" w:hAnsi="Courier New"/>
          <w:color w:val="444441"/>
          <w:sz w:val="18"/>
          <w:szCs w:val="18"/>
        </w:rPr>
        <w:t xml:space="preserve">      "authEndpoint": "https://auth.marketsui.internal/token",</w:t>
      </w:r>
    </w:p>
    <w:p>
      <w:pPr>
        <w:shd w:fill="F1EFE8" w:val="clear"/>
        <w:spacing w:before="60" w:after="60"/>
        <w:ind w:left="360" w:right="360"/>
      </w:pPr>
      <w:r>
        <w:rPr>
          <w:rFonts w:ascii="Courier New" w:cs="Courier New" w:eastAsia="Courier New" w:hAnsi="Courier New"/>
          <w:color w:val="444441"/>
          <w:sz w:val="18"/>
          <w:szCs w:val="18"/>
        </w:rPr>
        <w:t xml:space="preserve">      "timeout":      5000</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"viewServer": {</w:t>
      </w:r>
    </w:p>
    <w:p>
      <w:pPr>
        <w:shd w:fill="F1EFE8" w:val="clear"/>
        <w:spacing w:before="60" w:after="60"/>
        <w:ind w:left="360" w:right="360"/>
      </w:pPr>
      <w:r>
        <w:rPr>
          <w:rFonts w:ascii="Courier New" w:cs="Courier New" w:eastAsia="Courier New" w:hAnsi="Courier New"/>
          <w:color w:val="444441"/>
          <w:sz w:val="18"/>
          <w:szCs w:val="18"/>
        </w:rPr>
        <w:t xml:space="preserve">      "socketUrl":       "wss://viewserver.marketsui.internal",</w:t>
      </w:r>
    </w:p>
    <w:p>
      <w:pPr>
        <w:shd w:fill="F1EFE8" w:val="clear"/>
        <w:spacing w:before="60" w:after="60"/>
        <w:ind w:left="360" w:right="360"/>
      </w:pPr>
      <w:r>
        <w:rPr>
          <w:rFonts w:ascii="Courier New" w:cs="Courier New" w:eastAsia="Courier New" w:hAnsi="Courier New"/>
          <w:color w:val="444441"/>
          <w:sz w:val="18"/>
          <w:szCs w:val="18"/>
        </w:rPr>
        <w:t xml:space="preserve">      "reconnectDelay":  2000</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"featureFlags": {</w:t>
      </w:r>
    </w:p>
    <w:p>
      <w:pPr>
        <w:shd w:fill="F1EFE8" w:val="clear"/>
        <w:spacing w:before="60" w:after="60"/>
        <w:ind w:left="360" w:right="360"/>
      </w:pPr>
      <w:r>
        <w:rPr>
          <w:rFonts w:ascii="Courier New" w:cs="Courier New" w:eastAsia="Courier New" w:hAnsi="Courier New"/>
          <w:color w:val="444441"/>
          <w:sz w:val="18"/>
          <w:szCs w:val="18"/>
        </w:rPr>
        <w:t xml:space="preserve">      "devToolsEnabled": false,</w:t>
      </w:r>
    </w:p>
    <w:p>
      <w:pPr>
        <w:shd w:fill="F1EFE8" w:val="clear"/>
        <w:spacing w:before="60" w:after="60"/>
        <w:ind w:left="360" w:right="360"/>
      </w:pPr>
      <w:r>
        <w:rPr>
          <w:rFonts w:ascii="Courier New" w:cs="Courier New" w:eastAsia="Courier New" w:hAnsi="Courier New"/>
          <w:color w:val="444441"/>
          <w:sz w:val="18"/>
          <w:szCs w:val="18"/>
        </w:rPr>
        <w:t xml:space="preserve">      "exportEnabled":   true</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appId</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application identifier. Used as the appId in every APP_CONFIG row. Must match the value seeded into APP_REGISTRY.</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environment</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2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production | staging | development. Read by AppContext to conditionally enable dev-only behaviours.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configService.baseUrl</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Base URL of the remote Config Service REST API. Used by all configManager remote calls.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configService.authEndpoint</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2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OAuth2 / token endpoint for authenticating Config Service requests.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configService.timeout</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number</w:t>
            </w:r>
          </w:p>
        </w:tc>
        <w:tc>
          <w:tcPr>
            <w:tcW w:type="dxa" w:w="6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Milliseconds before a remote Config Service call is considered failed and falls back to localStorage.</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viewServer.socketUrl</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2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WebSocket URL for the ViewServer SharedWorker connection.</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viewServer.reconnectDelay</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number</w:t>
            </w:r>
          </w:p>
        </w:tc>
        <w:tc>
          <w:tcPr>
            <w:tcW w:type="dxa" w:w="6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Milliseconds between ViewServer reconnect attempts after a dropped connection.</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featureFlags</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object</w:t>
            </w:r>
          </w:p>
        </w:tc>
        <w:tc>
          <w:tcPr>
            <w:tcW w:type="dxa" w:w="62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Boolean key/value overrides for feature switches. Individual flags can be checked via AppContext.instance.featureFlag("exportEnabled").</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9.3  AppContext service</w:t>
      </w:r>
    </w:p>
    <w:p>
      <w:pPr>
        <w:spacing w:before="80" w:after="80"/>
      </w:pPr>
      <w:r>
        <w:rPr>
          <w:rFonts w:ascii="Arial" w:cs="Arial" w:eastAsia="Arial" w:hAnsi="Arial"/>
          <w:sz w:val="22"/>
          <w:szCs w:val="22"/>
        </w:rPr>
        <w:t xml:space="preserve">AppContext is a singleton service that reads the manifest customData exactly once at platform startup — before any other service initialises. All subsequent services receive their configuration from AppContext.instance, never from the manifest directly.</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9.3.1  Initialisation sequence</w:t>
      </w:r>
    </w:p>
    <w:p>
      <w:pPr>
        <w:pStyle w:val="ListParagraph"/>
        <w:numPr>
          <w:ilvl w:val="0"/>
          <w:numId w:val="3"/>
        </w:numPr>
        <w:spacing w:before="60" w:after="60"/>
      </w:pPr>
      <w:r>
        <w:rPr>
          <w:rFonts w:ascii="Arial" w:cs="Arial" w:eastAsia="Arial" w:hAnsi="Arial"/>
          <w:sz w:val="22"/>
          <w:szCs w:val="22"/>
        </w:rPr>
        <w:t xml:space="preserve">Platform bootstrap calls AppContext.init() as its absolute first operation.</w:t>
      </w:r>
    </w:p>
    <w:p>
      <w:pPr>
        <w:pStyle w:val="ListParagraph"/>
        <w:numPr>
          <w:ilvl w:val="0"/>
          <w:numId w:val="3"/>
        </w:numPr>
        <w:spacing w:before="60" w:after="60"/>
      </w:pPr>
      <w:r>
        <w:rPr>
          <w:rFonts w:ascii="Arial" w:cs="Arial" w:eastAsia="Arial" w:hAnsi="Arial"/>
          <w:sz w:val="22"/>
          <w:szCs w:val="22"/>
        </w:rPr>
        <w:t xml:space="preserve">AppContext.init() calls fin.Application.getCurrentSync().getInfo() to read initialOptions.customData.</w:t>
      </w:r>
    </w:p>
    <w:p>
      <w:pPr>
        <w:pStyle w:val="ListParagraph"/>
        <w:numPr>
          <w:ilvl w:val="0"/>
          <w:numId w:val="3"/>
        </w:numPr>
        <w:spacing w:before="60" w:after="60"/>
      </w:pPr>
      <w:r>
        <w:rPr>
          <w:rFonts w:ascii="Arial" w:cs="Arial" w:eastAsia="Arial" w:hAnsi="Arial"/>
          <w:sz w:val="22"/>
          <w:szCs w:val="22"/>
        </w:rPr>
        <w:t xml:space="preserve">AppContext stores all values and marks itself as ready.</w:t>
      </w:r>
    </w:p>
    <w:p>
      <w:pPr>
        <w:pStyle w:val="ListParagraph"/>
        <w:numPr>
          <w:ilvl w:val="0"/>
          <w:numId w:val="3"/>
        </w:numPr>
        <w:spacing w:before="60" w:after="60"/>
      </w:pPr>
      <w:r>
        <w:rPr>
          <w:rFonts w:ascii="Arial" w:cs="Arial" w:eastAsia="Arial" w:hAnsi="Arial"/>
          <w:sz w:val="22"/>
          <w:szCs w:val="22"/>
        </w:rPr>
        <w:t xml:space="preserve">All other services (configManager, viewServerService, authService) initialise using AppContext.instance values.</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9.3.2  AppContext fields</w:t>
      </w:r>
    </w:p>
    <w:p>
      <w:pPr>
        <w:shd w:fill="F1EFE8" w:val="clear"/>
        <w:spacing w:before="60" w:after="60"/>
        <w:ind w:left="360" w:right="360"/>
      </w:pPr>
      <w:r>
        <w:rPr>
          <w:rFonts w:ascii="Courier New" w:cs="Courier New" w:eastAsia="Courier New" w:hAnsi="Courier New"/>
          <w:color w:val="444441"/>
          <w:sz w:val="18"/>
          <w:szCs w:val="18"/>
        </w:rPr>
        <w:t xml:space="preserve">class AppContext {</w:t>
      </w:r>
    </w:p>
    <w:p>
      <w:pPr>
        <w:shd w:fill="F1EFE8" w:val="clear"/>
        <w:spacing w:before="60" w:after="60"/>
        <w:ind w:left="360" w:right="360"/>
      </w:pPr>
      <w:r>
        <w:rPr>
          <w:rFonts w:ascii="Courier New" w:cs="Courier New" w:eastAsia="Courier New" w:hAnsi="Courier New"/>
          <w:color w:val="444441"/>
          <w:sz w:val="18"/>
          <w:szCs w:val="18"/>
        </w:rPr>
        <w:t xml:space="preserve">  appId:            string;   // from customData.appId</w:t>
      </w:r>
    </w:p>
    <w:p>
      <w:pPr>
        <w:shd w:fill="F1EFE8" w:val="clear"/>
        <w:spacing w:before="60" w:after="60"/>
        <w:ind w:left="360" w:right="360"/>
      </w:pPr>
      <w:r>
        <w:rPr>
          <w:rFonts w:ascii="Courier New" w:cs="Courier New" w:eastAsia="Courier New" w:hAnsi="Courier New"/>
          <w:color w:val="444441"/>
          <w:sz w:val="18"/>
          <w:szCs w:val="18"/>
        </w:rPr>
        <w:t xml:space="preserve">  environment:      string;   // from customData.environment</w:t>
      </w:r>
    </w:p>
    <w:p>
      <w:pPr>
        <w:shd w:fill="F1EFE8" w:val="clear"/>
        <w:spacing w:before="60" w:after="60"/>
        <w:ind w:left="360" w:right="360"/>
      </w:pPr>
      <w:r>
        <w:rPr>
          <w:rFonts w:ascii="Courier New" w:cs="Courier New" w:eastAsia="Courier New" w:hAnsi="Courier New"/>
          <w:color w:val="444441"/>
          <w:sz w:val="18"/>
          <w:szCs w:val="18"/>
        </w:rPr>
        <w:t xml:space="preserve">  configEnabled:    boolean;  // from customData.configService.enabled</w:t>
      </w:r>
    </w:p>
    <w:p>
      <w:pPr>
        <w:shd w:fill="F1EFE8" w:val="clear"/>
        <w:spacing w:before="60" w:after="60"/>
        <w:ind w:left="360" w:right="360"/>
      </w:pPr>
      <w:r>
        <w:rPr>
          <w:rFonts w:ascii="Courier New" w:cs="Courier New" w:eastAsia="Courier New" w:hAnsi="Courier New"/>
          <w:color w:val="444441"/>
          <w:sz w:val="18"/>
          <w:szCs w:val="18"/>
        </w:rPr>
        <w:t xml:space="preserve">  configServiceUrl: string;   // from customData.configService.baseUrl</w:t>
      </w:r>
    </w:p>
    <w:p>
      <w:pPr>
        <w:shd w:fill="F1EFE8" w:val="clear"/>
        <w:spacing w:before="60" w:after="60"/>
        <w:ind w:left="360" w:right="360"/>
      </w:pPr>
      <w:r>
        <w:rPr>
          <w:rFonts w:ascii="Courier New" w:cs="Courier New" w:eastAsia="Courier New" w:hAnsi="Courier New"/>
          <w:color w:val="444441"/>
          <w:sz w:val="18"/>
          <w:szCs w:val="18"/>
        </w:rPr>
        <w:t xml:space="preserve">  configTimeout:    number;   // from customData.configService.timeout</w:t>
      </w:r>
    </w:p>
    <w:p>
      <w:pPr>
        <w:shd w:fill="F1EFE8" w:val="clear"/>
        <w:spacing w:before="60" w:after="60"/>
        <w:ind w:left="360" w:right="360"/>
      </w:pPr>
      <w:r>
        <w:rPr>
          <w:rFonts w:ascii="Courier New" w:cs="Courier New" w:eastAsia="Courier New" w:hAnsi="Courier New"/>
          <w:color w:val="444441"/>
          <w:sz w:val="18"/>
          <w:szCs w:val="18"/>
        </w:rPr>
        <w:t xml:space="preserve">  viewServerUrl:    string;   // from customData.viewServer.socketUrl</w:t>
      </w:r>
    </w:p>
    <w:p>
      <w:pPr>
        <w:shd w:fill="F1EFE8" w:val="clear"/>
        <w:spacing w:before="60" w:after="60"/>
        <w:ind w:left="360" w:right="360"/>
      </w:pPr>
      <w:r>
        <w:rPr>
          <w:rFonts w:ascii="Courier New" w:cs="Courier New" w:eastAsia="Courier New" w:hAnsi="Courier New"/>
          <w:color w:val="444441"/>
          <w:sz w:val="18"/>
          <w:szCs w:val="18"/>
        </w:rPr>
        <w:t xml:space="preserve">  reconnectDelay:   number;   // from customData.viewServer.reconnectDelay</w:t>
      </w:r>
    </w:p>
    <w:p>
      <w:pPr>
        <w:shd w:fill="F1EFE8" w:val="clear"/>
        <w:spacing w:before="60" w:after="60"/>
        <w:ind w:left="360" w:right="360"/>
      </w:pPr>
      <w:r>
        <w:rPr>
          <w:rFonts w:ascii="Courier New" w:cs="Courier New" w:eastAsia="Courier New" w:hAnsi="Courier New"/>
          <w:color w:val="444441"/>
          <w:sz w:val="18"/>
          <w:szCs w:val="18"/>
        </w:rPr>
        <w:t xml:space="preserve">  featureFlags:     Record&lt;string, boolean&gt;;</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featureFlag(key: string): boolean {</w:t>
      </w:r>
    </w:p>
    <w:p>
      <w:pPr>
        <w:shd w:fill="F1EFE8" w:val="clear"/>
        <w:spacing w:before="60" w:after="60"/>
        <w:ind w:left="360" w:right="360"/>
      </w:pPr>
      <w:r>
        <w:rPr>
          <w:rFonts w:ascii="Courier New" w:cs="Courier New" w:eastAsia="Courier New" w:hAnsi="Courier New"/>
          <w:color w:val="444441"/>
          <w:sz w:val="18"/>
          <w:szCs w:val="18"/>
        </w:rPr>
        <w:t xml:space="preserve">    return this.featureFlags[key] ?? false;</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manifest customData is distinct from OpenFin view/window customData. Manifest customData is application-level bootstrap config, read once. View/window customData is per-window component identity and config, read and written throughout the component lifecycle.</w:t>
      </w:r>
    </w:p>
    <w:p>
      <w:r>
        <w:br w:type="page"/>
      </w:r>
    </w:p>
    <w:p>
      <w:pPr>
        <w:pStyle w:val="Heading1"/>
        <w:spacing w:before="400" w:after="200"/>
      </w:pPr>
      <w:r>
        <w:rPr>
          <w:rFonts w:ascii="Arial" w:cs="Arial" w:eastAsia="Arial" w:hAnsi="Arial"/>
          <w:b/>
          <w:bCs/>
          <w:color w:val="1E1B4B"/>
          <w:sz w:val="32"/>
          <w:szCs w:val="32"/>
        </w:rPr>
        <w:t xml:space="preserve">10. Multiple Workspaces</w:t>
      </w:r>
    </w:p>
    <w:p>
      <w:pPr>
        <w:pStyle w:val="Heading2"/>
        <w:spacing w:before="320" w:after="160"/>
      </w:pPr>
      <w:r>
        <w:rPr>
          <w:rFonts w:ascii="Arial" w:cs="Arial" w:eastAsia="Arial" w:hAnsi="Arial"/>
          <w:b/>
          <w:bCs/>
          <w:color w:val="534AB7"/>
          <w:sz w:val="26"/>
          <w:szCs w:val="26"/>
        </w:rPr>
        <w:t xml:space="preserve">10.1  Overview</w:t>
      </w:r>
    </w:p>
    <w:p>
      <w:pPr>
        <w:spacing w:before="80" w:after="80"/>
      </w:pPr>
      <w:r>
        <w:rPr>
          <w:rFonts w:ascii="Arial" w:cs="Arial" w:eastAsia="Arial" w:hAnsi="Arial"/>
          <w:sz w:val="22"/>
          <w:szCs w:val="22"/>
        </w:rPr>
        <w:t xml:space="preserve">OpenFin natively supports multiple named workspaces. Users can create, save, switch, rename, and delete workspaces from the Browser window toolbar. The MarketsUI framework intercepts all workspace persistence operations via the WorkspacePlatformProvider override and mirrors them to APP_CONFIG.</w:t>
      </w:r>
    </w:p>
    <w:p>
      <w:pPr>
        <w:spacing w:before="80" w:after="80"/>
      </w:pPr>
      <w:r>
        <w:t xml:space="preserve"/>
      </w:r>
    </w:p>
    <w:p>
      <w:pPr>
        <w:spacing w:before="80" w:after="80"/>
      </w:pPr>
      <w:r>
        <w:rPr>
          <w:rFonts w:ascii="Arial" w:cs="Arial" w:eastAsia="Arial" w:hAnsi="Arial"/>
          <w:sz w:val="22"/>
          <w:szCs w:val="22"/>
        </w:rPr>
        <w:t xml:space="preserve">Each saved workspace is a separate APP_CONFIG row. All workspace rows share the same componentType (WORKSPACE) and componentSubType (SNAPSHOT) — they are distinguished by their unique configId.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Multiple workspaces in APP_CONFIG</w:t>
            </w:r>
          </w:p>
        </w:tc>
        <w:tc>
          <w:tcPr>
            <w:tcW w:type="dxa" w:w="6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Each named workspace is one WORKSPACE_SNAPSHOT_{uuid} row. getSavedWorkspaces() returns all rows matching componentType=WORKSPACE AND componentSubType=SNAPSHOT, sorted by updatedTime descending.</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Active workspace tracking</w:t>
            </w:r>
          </w:p>
        </w:tc>
        <w:tc>
          <w:tcPr>
            <w:tcW w:type="dxa" w:w="6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The framework maintains activeWorkspaceId in memory, updated by the applyWorkspace override whenever the user switches workspaces.</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Instance config ownership</w:t>
            </w:r>
          </w:p>
        </w:tc>
        <w:tc>
          <w:tcPr>
            <w:tcW w:type="dxa" w:w="6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Instance configs are not owned by workspaces — they are referenced by them. The workspace config blob contains a soft-reference instances array. Deleting a workspace does not delete its instance configs.</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Orphaned instance configs</w:t>
            </w:r>
          </w:p>
        </w:tc>
        <w:tc>
          <w:tcPr>
            <w:tcW w:type="dxa" w:w="6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If a workspace is deleted, its referenced instance configs become orphans in APP_CONFIG. These are left in place (Option C — handle later). They consume negligible storage and cause no runtime errors.</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10.2  Workspace APP_CONFIG row</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"configId":         "WORKSPACE_SNAPSHOT_{uuid}",</w:t>
      </w:r>
    </w:p>
    <w:p>
      <w:pPr>
        <w:shd w:fill="F1EFE8" w:val="clear"/>
        <w:spacing w:before="60" w:after="60"/>
        <w:ind w:left="360" w:right="360"/>
      </w:pPr>
      <w:r>
        <w:rPr>
          <w:rFonts w:ascii="Courier New" w:cs="Courier New" w:eastAsia="Courier New" w:hAnsi="Courier New"/>
          <w:color w:val="444441"/>
          <w:sz w:val="18"/>
          <w:szCs w:val="18"/>
        </w:rPr>
        <w:t xml:space="preserve">  "appId":            "MARKETSUI",</w:t>
      </w:r>
    </w:p>
    <w:p>
      <w:pPr>
        <w:shd w:fill="F1EFE8" w:val="clear"/>
        <w:spacing w:before="60" w:after="60"/>
        <w:ind w:left="360" w:right="360"/>
      </w:pPr>
      <w:r>
        <w:rPr>
          <w:rFonts w:ascii="Courier New" w:cs="Courier New" w:eastAsia="Courier New" w:hAnsi="Courier New"/>
          <w:color w:val="444441"/>
          <w:sz w:val="18"/>
          <w:szCs w:val="18"/>
        </w:rPr>
        <w:t xml:space="preserve">  "displayText":      "Morning credit desk",</w:t>
      </w:r>
    </w:p>
    <w:p>
      <w:pPr>
        <w:shd w:fill="F1EFE8" w:val="clear"/>
        <w:spacing w:before="60" w:after="60"/>
        <w:ind w:left="360" w:right="360"/>
      </w:pPr>
      <w:r>
        <w:rPr>
          <w:rFonts w:ascii="Courier New" w:cs="Courier New" w:eastAsia="Courier New" w:hAnsi="Courier New"/>
          <w:color w:val="444441"/>
          <w:sz w:val="18"/>
          <w:szCs w:val="18"/>
        </w:rPr>
        <w:t xml:space="preserve">  "componentType":    "WORKSPACE",</w:t>
      </w:r>
    </w:p>
    <w:p>
      <w:pPr>
        <w:shd w:fill="F1EFE8" w:val="clear"/>
        <w:spacing w:before="60" w:after="60"/>
        <w:ind w:left="360" w:right="360"/>
      </w:pPr>
      <w:r>
        <w:rPr>
          <w:rFonts w:ascii="Courier New" w:cs="Courier New" w:eastAsia="Courier New" w:hAnsi="Courier New"/>
          <w:color w:val="444441"/>
          <w:sz w:val="18"/>
          <w:szCs w:val="18"/>
        </w:rPr>
        <w:t xml:space="preserve">  "componentSubType": "SNAPSHOT",</w:t>
      </w:r>
    </w:p>
    <w:p>
      <w:pPr>
        <w:shd w:fill="F1EFE8" w:val="clear"/>
        <w:spacing w:before="60" w:after="60"/>
        <w:ind w:left="360" w:right="360"/>
      </w:pPr>
      <w:r>
        <w:rPr>
          <w:rFonts w:ascii="Courier New" w:cs="Courier New" w:eastAsia="Courier New" w:hAnsi="Courier New"/>
          <w:color w:val="444441"/>
          <w:sz w:val="18"/>
          <w:szCs w:val="18"/>
        </w:rPr>
        <w:t xml:space="preserve">  "createdBy":        "anand@firm.com",</w:t>
      </w:r>
    </w:p>
    <w:p>
      <w:pPr>
        <w:shd w:fill="F1EFE8" w:val="clear"/>
        <w:spacing w:before="60" w:after="60"/>
        <w:ind w:left="360" w:right="360"/>
      </w:pPr>
      <w:r>
        <w:rPr>
          <w:rFonts w:ascii="Courier New" w:cs="Courier New" w:eastAsia="Courier New" w:hAnsi="Courier New"/>
          <w:color w:val="444441"/>
          <w:sz w:val="18"/>
          <w:szCs w:val="18"/>
        </w:rPr>
        <w:t xml:space="preserve">  "updatedBy":        "anand@firm.com",</w:t>
      </w:r>
    </w:p>
    <w:p>
      <w:pPr>
        <w:shd w:fill="F1EFE8" w:val="clear"/>
        <w:spacing w:before="60" w:after="60"/>
        <w:ind w:left="360" w:right="360"/>
      </w:pPr>
      <w:r>
        <w:rPr>
          <w:rFonts w:ascii="Courier New" w:cs="Courier New" w:eastAsia="Courier New" w:hAnsi="Courier New"/>
          <w:color w:val="444441"/>
          <w:sz w:val="18"/>
          <w:szCs w:val="18"/>
        </w:rPr>
        <w:t xml:space="preserve">  "createdTime":      1710000000000,</w:t>
      </w:r>
    </w:p>
    <w:p>
      <w:pPr>
        <w:shd w:fill="F1EFE8" w:val="clear"/>
        <w:spacing w:before="60" w:after="60"/>
        <w:ind w:left="360" w:right="360"/>
      </w:pPr>
      <w:r>
        <w:rPr>
          <w:rFonts w:ascii="Courier New" w:cs="Courier New" w:eastAsia="Courier New" w:hAnsi="Courier New"/>
          <w:color w:val="444441"/>
          <w:sz w:val="18"/>
          <w:szCs w:val="18"/>
        </w:rPr>
        <w:t xml:space="preserve">  "updatedTime":      1710001000000,</w:t>
      </w:r>
    </w:p>
    <w:p>
      <w:pPr>
        <w:shd w:fill="F1EFE8" w:val="clear"/>
        <w:spacing w:before="60" w:after="60"/>
        <w:ind w:left="360" w:right="360"/>
      </w:pPr>
      <w:r>
        <w:rPr>
          <w:rFonts w:ascii="Courier New" w:cs="Courier New" w:eastAsia="Courier New" w:hAnsi="Courier New"/>
          <w:color w:val="444441"/>
          <w:sz w:val="18"/>
          <w:szCs w:val="18"/>
        </w:rPr>
        <w:t xml:space="preserve">  "config": {</w:t>
      </w:r>
    </w:p>
    <w:p>
      <w:pPr>
        <w:shd w:fill="F1EFE8" w:val="clear"/>
        <w:spacing w:before="60" w:after="60"/>
        <w:ind w:left="360" w:right="360"/>
      </w:pPr>
      <w:r>
        <w:rPr>
          <w:rFonts w:ascii="Courier New" w:cs="Courier New" w:eastAsia="Courier New" w:hAnsi="Courier New"/>
          <w:color w:val="444441"/>
          <w:sz w:val="18"/>
          <w:szCs w:val="18"/>
        </w:rPr>
        <w:t xml:space="preserve">    "title":           "Morning credit desk",</w:t>
      </w:r>
    </w:p>
    <w:p>
      <w:pPr>
        <w:shd w:fill="F1EFE8" w:val="clear"/>
        <w:spacing w:before="60" w:after="60"/>
        <w:ind w:left="360" w:right="360"/>
      </w:pPr>
      <w:r>
        <w:rPr>
          <w:rFonts w:ascii="Courier New" w:cs="Courier New" w:eastAsia="Courier New" w:hAnsi="Courier New"/>
          <w:color w:val="444441"/>
          <w:sz w:val="18"/>
          <w:szCs w:val="18"/>
        </w:rPr>
        <w:t xml:space="preserve">    "openfinSnapshot": { ... },</w:t>
      </w:r>
    </w:p>
    <w:p>
      <w:pPr>
        <w:shd w:fill="F1EFE8" w:val="clear"/>
        <w:spacing w:before="60" w:after="60"/>
        <w:ind w:left="360" w:right="360"/>
      </w:pPr>
      <w:r>
        <w:rPr>
          <w:rFonts w:ascii="Courier New" w:cs="Courier New" w:eastAsia="Courier New" w:hAnsi="Courier New"/>
          <w:color w:val="444441"/>
          <w:sz w:val="18"/>
          <w:szCs w:val="18"/>
        </w:rPr>
        <w:t xml:space="preserve">    "instances": [</w:t>
      </w:r>
    </w:p>
    <w:p>
      <w:pPr>
        <w:shd w:fill="F1EFE8" w:val="clear"/>
        <w:spacing w:before="60" w:after="60"/>
        <w:ind w:left="360" w:right="360"/>
      </w:pPr>
      <w:r>
        <w:rPr>
          <w:rFonts w:ascii="Courier New" w:cs="Courier New" w:eastAsia="Courier New" w:hAnsi="Courier New"/>
          <w:color w:val="444441"/>
          <w:sz w:val="18"/>
          <w:szCs w:val="18"/>
        </w:rPr>
        <w:t xml:space="preserve">      { "instanceId": "GRID_CREDIT_3f9a-...", "configId": "GRID_CREDIT_3f9a-..." },</w:t>
      </w:r>
    </w:p>
    <w:p>
      <w:pPr>
        <w:shd w:fill="F1EFE8" w:val="clear"/>
        <w:spacing w:before="60" w:after="60"/>
        <w:ind w:left="360" w:right="360"/>
      </w:pPr>
      <w:r>
        <w:rPr>
          <w:rFonts w:ascii="Courier New" w:cs="Courier New" w:eastAsia="Courier New" w:hAnsi="Courier New"/>
          <w:color w:val="444441"/>
          <w:sz w:val="18"/>
          <w:szCs w:val="18"/>
        </w:rPr>
        <w:t xml:space="preserve">      { "instanceId": "CHART_PNL_9e2a-...",  "configId": "CHART_PNL_9e2a-..."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10.3  Active workspace tracking</w:t>
      </w:r>
    </w:p>
    <w:p>
      <w:pPr>
        <w:spacing w:before="80" w:after="80"/>
      </w:pPr>
      <w:r>
        <w:rPr>
          <w:rFonts w:ascii="Arial" w:cs="Arial" w:eastAsia="Arial" w:hAnsi="Arial"/>
          <w:sz w:val="22"/>
          <w:szCs w:val="22"/>
        </w:rPr>
        <w:t xml:space="preserve">The framework tracks which workspace is currently active so it knows which workspace snapshot row to update when the user saves.</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10.3.1  How activeWorkspaceId is maintained</w:t>
      </w:r>
    </w:p>
    <w:p>
      <w:pPr>
        <w:pStyle w:val="ListParagraph"/>
        <w:numPr>
          <w:ilvl w:val="0"/>
          <w:numId w:val="3"/>
        </w:numPr>
        <w:spacing w:before="60" w:after="60"/>
      </w:pPr>
      <w:r>
        <w:rPr>
          <w:rFonts w:ascii="Arial" w:cs="Arial" w:eastAsia="Arial" w:hAnsi="Arial"/>
          <w:sz w:val="22"/>
          <w:szCs w:val="22"/>
        </w:rPr>
        <w:t xml:space="preserve">On platform startup: activeWorkspaceId = null (no workspace loaded yet).</w:t>
      </w:r>
    </w:p>
    <w:p>
      <w:pPr>
        <w:pStyle w:val="ListParagraph"/>
        <w:numPr>
          <w:ilvl w:val="0"/>
          <w:numId w:val="3"/>
        </w:numPr>
        <w:spacing w:before="60" w:after="60"/>
      </w:pPr>
      <w:r>
        <w:rPr>
          <w:rFonts w:ascii="Arial" w:cs="Arial" w:eastAsia="Arial" w:hAnsi="Arial"/>
          <w:sz w:val="22"/>
          <w:szCs w:val="22"/>
        </w:rPr>
        <w:t xml:space="preserve">applyWorkspace override fires when user switches workspace: set activeWorkspaceId = workspace.workspaceId.</w:t>
      </w:r>
    </w:p>
    <w:p>
      <w:pPr>
        <w:pStyle w:val="ListParagraph"/>
        <w:numPr>
          <w:ilvl w:val="0"/>
          <w:numId w:val="3"/>
        </w:numPr>
        <w:spacing w:before="60" w:after="60"/>
      </w:pPr>
      <w:r>
        <w:rPr>
          <w:rFonts w:ascii="Arial" w:cs="Arial" w:eastAsia="Arial" w:hAnsi="Arial"/>
          <w:sz w:val="22"/>
          <w:szCs w:val="22"/>
        </w:rPr>
        <w:t xml:space="preserve">createSavedWorkspace override fires when user saves a new workspace: set activeWorkspaceId = new workspaceId.</w:t>
      </w:r>
    </w:p>
    <w:p>
      <w:pPr>
        <w:pStyle w:val="ListParagraph"/>
        <w:numPr>
          <w:ilvl w:val="0"/>
          <w:numId w:val="3"/>
        </w:numPr>
        <w:spacing w:before="60" w:after="60"/>
      </w:pPr>
      <w:r>
        <w:rPr>
          <w:rFonts w:ascii="Arial" w:cs="Arial" w:eastAsia="Arial" w:hAnsi="Arial"/>
          <w:sz w:val="22"/>
          <w:szCs w:val="22"/>
        </w:rPr>
        <w:t xml:space="preserve">deleteSavedWorkspace override fires: if deleted id === activeWorkspaceId, set activeWorkspaceId = null.</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10.3.2  Adding new instances to the active workspace</w:t>
      </w:r>
    </w:p>
    <w:p>
      <w:pPr>
        <w:spacing w:before="80" w:after="80"/>
      </w:pPr>
      <w:r>
        <w:rPr>
          <w:rFonts w:ascii="Arial" w:cs="Arial" w:eastAsia="Arial" w:hAnsi="Arial"/>
          <w:sz w:val="22"/>
          <w:szCs w:val="22"/>
        </w:rPr>
        <w:t xml:space="preserve">When the user opens a new component from the dock while a workspace is active, then saves the workspace, the framework must append the new instanceId to the active workspace instances array:</w:t>
      </w:r>
    </w:p>
    <w:p>
      <w:pPr>
        <w:pStyle w:val="ListParagraph"/>
        <w:numPr>
          <w:ilvl w:val="0"/>
          <w:numId w:val="3"/>
        </w:numPr>
        <w:spacing w:before="60" w:after="60"/>
      </w:pPr>
      <w:r>
        <w:rPr>
          <w:rFonts w:ascii="Arial" w:cs="Arial" w:eastAsia="Arial" w:hAnsi="Arial"/>
          <w:sz w:val="22"/>
          <w:szCs w:val="22"/>
        </w:rPr>
        <w:t xml:space="preserve">User launches component from dock → new instanceId generated in memory.</w:t>
      </w:r>
    </w:p>
    <w:p>
      <w:pPr>
        <w:pStyle w:val="ListParagraph"/>
        <w:numPr>
          <w:ilvl w:val="0"/>
          <w:numId w:val="3"/>
        </w:numPr>
        <w:spacing w:before="60" w:after="60"/>
      </w:pPr>
      <w:r>
        <w:rPr>
          <w:rFonts w:ascii="Arial" w:cs="Arial" w:eastAsia="Arial" w:hAnsi="Arial"/>
          <w:sz w:val="22"/>
          <w:szCs w:val="22"/>
        </w:rPr>
        <w:t xml:space="preserve">User saves workspace → framework calls fin.Platform.getCurrentSync().getViews() to enumerate all open views.</w:t>
      </w:r>
    </w:p>
    <w:p>
      <w:pPr>
        <w:pStyle w:val="ListParagraph"/>
        <w:numPr>
          <w:ilvl w:val="0"/>
          <w:numId w:val="3"/>
        </w:numPr>
        <w:spacing w:before="60" w:after="60"/>
      </w:pPr>
      <w:r>
        <w:rPr>
          <w:rFonts w:ascii="Arial" w:cs="Arial" w:eastAsia="Arial" w:hAnsi="Arial"/>
          <w:sz w:val="22"/>
          <w:szCs w:val="22"/>
        </w:rPr>
        <w:t xml:space="preserve">Framework reads instanceId from each view`s customData.</w:t>
      </w:r>
    </w:p>
    <w:p>
      <w:pPr>
        <w:pStyle w:val="ListParagraph"/>
        <w:numPr>
          <w:ilvl w:val="0"/>
          <w:numId w:val="3"/>
        </w:numPr>
        <w:spacing w:before="60" w:after="60"/>
      </w:pPr>
      <w:r>
        <w:rPr>
          <w:rFonts w:ascii="Arial" w:cs="Arial" w:eastAsia="Arial" w:hAnsi="Arial"/>
          <w:sz w:val="22"/>
          <w:szCs w:val="22"/>
        </w:rPr>
        <w:t xml:space="preserve">Framework diffs current instanceIds against activeWorkspace.instances array.</w:t>
      </w:r>
    </w:p>
    <w:p>
      <w:pPr>
        <w:pStyle w:val="ListParagraph"/>
        <w:numPr>
          <w:ilvl w:val="0"/>
          <w:numId w:val="3"/>
        </w:numPr>
        <w:spacing w:before="60" w:after="60"/>
      </w:pPr>
      <w:r>
        <w:rPr>
          <w:rFonts w:ascii="Arial" w:cs="Arial" w:eastAsia="Arial" w:hAnsi="Arial"/>
          <w:sz w:val="22"/>
          <w:szCs w:val="22"/>
        </w:rPr>
        <w:t xml:space="preserve">New instanceIds (not in array) are appended. Closed instanceIds (in array but no matching open view) are removed from the array. Instance config rows in APP_CONFIG are not deleted.</w:t>
      </w:r>
    </w:p>
    <w:p>
      <w:pPr>
        <w:pStyle w:val="ListParagraph"/>
        <w:numPr>
          <w:ilvl w:val="0"/>
          <w:numId w:val="3"/>
        </w:numPr>
        <w:spacing w:before="60" w:after="60"/>
      </w:pPr>
      <w:r>
        <w:rPr>
          <w:rFonts w:ascii="Arial" w:cs="Arial" w:eastAsia="Arial" w:hAnsi="Arial"/>
          <w:sz w:val="22"/>
          <w:szCs w:val="22"/>
        </w:rPr>
        <w:t xml:space="preserve">Updated workspace snapshot written to APP_CONFIG and OpenFin localStorage.</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13: Instance configs are never deleted when they are removed from a workspace`s instances array. The instances array is a soft reference list. Instance configs in APP_CONFIG are permanent until a future cleanup mechanism is implemented.</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10.4  Workspace operations — full behaviour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OpenFin trigger</w:t>
            </w:r>
          </w:p>
        </w:tc>
        <w:tc>
          <w:tcPr>
            <w:tcW w:type="dxa" w:w="3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Framework action</w:t>
            </w:r>
          </w:p>
        </w:tc>
        <w:tc>
          <w:tcPr>
            <w:tcW w:type="dxa" w:w="2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APP_CONFIG written</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workspace</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 saves workspace with new name</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createSavedWorkspace override: writes new WORKSPACE_SNAPSHOT_{uuid} row. Sets activeWorkspaceId.</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New WORKSPACE_SNAPSHOT_{uuid} row + all new instance config rows</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 workspace</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User saves workspace (same name)</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updateSavedWorkspace override: updates existing row. Diffs instances array.</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Existing WORKSPACE_SNAPSHOT_{uuid} row updated + any new instance rows</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Switch workspace</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 selects different workspace from switcher</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applyWorkspace override: updates activeWorkspaceId. OpenFin closes current windows and opens saved ones.</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 write — read only</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Rename workspace</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User edits workspace name in toolbar</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updateSavedWorkspace override: updates displayText in the row.</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Existing WORKSPACE_SNAPSHOT_{uuid} row updated</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Delete workspace</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 deletes workspace from toolbar</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deleteSavedWorkspace override: deletes the WORKSPACE_SNAPSHOT_{uuid} row. If active, sets activeWorkspaceId=null. Instance configs left as orphans.</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WORKSPACE_SNAPSHOT_{uuid} row deleted. Instance configs untouched.</w:t>
            </w:r>
          </w:p>
        </w:tc>
      </w:tr>
    </w:tbl>
    <w:p>
      <w:r>
        <w:br w:type="page"/>
      </w:r>
    </w:p>
    <w:p>
      <w:pPr>
        <w:pStyle w:val="Heading1"/>
        <w:spacing w:before="400" w:after="200"/>
      </w:pPr>
      <w:r>
        <w:rPr>
          <w:rFonts w:ascii="Arial" w:cs="Arial" w:eastAsia="Arial" w:hAnsi="Arial"/>
          <w:b/>
          <w:bCs/>
          <w:color w:val="1E1B4B"/>
          <w:sz w:val="32"/>
          <w:szCs w:val="32"/>
        </w:rPr>
        <w:t xml:space="preserve">11. Export and Import</w:t>
      </w:r>
    </w:p>
    <w:p>
      <w:pPr>
        <w:pStyle w:val="Heading2"/>
        <w:spacing w:before="320" w:after="160"/>
      </w:pPr>
      <w:r>
        <w:rPr>
          <w:rFonts w:ascii="Arial" w:cs="Arial" w:eastAsia="Arial" w:hAnsi="Arial"/>
          <w:b/>
          <w:bCs/>
          <w:color w:val="534AB7"/>
          <w:sz w:val="26"/>
          <w:szCs w:val="26"/>
        </w:rPr>
        <w:t xml:space="preserve">11.1  Overview</w:t>
      </w:r>
    </w:p>
    <w:p>
      <w:pPr>
        <w:spacing w:before="80" w:after="80"/>
      </w:pPr>
      <w:r>
        <w:rPr>
          <w:rFonts w:ascii="Arial" w:cs="Arial" w:eastAsia="Arial" w:hAnsi="Arial"/>
          <w:sz w:val="22"/>
          <w:szCs w:val="22"/>
        </w:rPr>
        <w:t xml:space="preserve">Users can export MarketsUI configuration to a JSON file and import it back. Export and import are available at four scopes. On import, the imported config always wins — existing rows with the same configId are overwritten silently.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35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Who can use it</w:t>
            </w:r>
          </w:p>
        </w:tc>
        <w:tc>
          <w:tcPr>
            <w:tcW w:type="dxa" w:w="3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Full app config</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APP_CONFIG rows for the appId: registry entries, dock menu, all workspaces, all instance configs, users, roles, permissions</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only</w:t>
            </w:r>
          </w:p>
        </w:tc>
        <w:tc>
          <w:tcPr>
            <w:tcW w:type="dxa" w:w="3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Tools menu → Export app config / Import config</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Single workspace</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One WORKSPACE_SNAPSHOT row + all instance config rows referenced in its instances array</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Any user (their own workspaces)</w:t>
            </w:r>
          </w:p>
        </w:tc>
        <w:tc>
          <w:tcPr>
            <w:tcW w:type="dxa" w:w="3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Tools menu → Workspaces → Export / Import workspace</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type template</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One template config row (componentType + componentSubType base config + assets)</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only</w:t>
            </w:r>
          </w:p>
        </w:tc>
        <w:tc>
          <w:tcPr>
            <w:tcW w:type="dxa" w:w="3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Registry Editor → Export template</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Component instance</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One instance config row for a specific saved window</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Any user (their own instances)</w:t>
            </w:r>
          </w:p>
        </w:tc>
        <w:tc>
          <w:tcPr>
            <w:tcW w:type="dxa" w:w="3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Apps menu right-click → Export instance config</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11.2  Export file format</w:t>
      </w:r>
    </w:p>
    <w:p>
      <w:pPr>
        <w:spacing w:before="80" w:after="80"/>
      </w:pPr>
      <w:r>
        <w:rPr>
          <w:rFonts w:ascii="Arial" w:cs="Arial" w:eastAsia="Arial" w:hAnsi="Arial"/>
          <w:sz w:val="22"/>
          <w:szCs w:val="22"/>
        </w:rPr>
        <w:t xml:space="preserve">Every export produces a single JSON file with a standard envelope regardless of scope: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"exportMeta": {</w:t>
      </w:r>
    </w:p>
    <w:p>
      <w:pPr>
        <w:shd w:fill="F1EFE8" w:val="clear"/>
        <w:spacing w:before="60" w:after="60"/>
        <w:ind w:left="360" w:right="360"/>
      </w:pPr>
      <w:r>
        <w:rPr>
          <w:rFonts w:ascii="Courier New" w:cs="Courier New" w:eastAsia="Courier New" w:hAnsi="Courier New"/>
          <w:color w:val="444441"/>
          <w:sz w:val="18"/>
          <w:szCs w:val="18"/>
        </w:rPr>
        <w:t xml:space="preserve">    "appId":         "MARKETSUI",</w:t>
      </w:r>
    </w:p>
    <w:p>
      <w:pPr>
        <w:shd w:fill="F1EFE8" w:val="clear"/>
        <w:spacing w:before="60" w:after="60"/>
        <w:ind w:left="360" w:right="360"/>
      </w:pPr>
      <w:r>
        <w:rPr>
          <w:rFonts w:ascii="Courier New" w:cs="Courier New" w:eastAsia="Courier New" w:hAnsi="Courier New"/>
          <w:color w:val="444441"/>
          <w:sz w:val="18"/>
          <w:szCs w:val="18"/>
        </w:rPr>
        <w:t xml:space="preserve">    "exportedAt":    "2026-03-14T10:00:00Z",</w:t>
      </w:r>
    </w:p>
    <w:p>
      <w:pPr>
        <w:shd w:fill="F1EFE8" w:val="clear"/>
        <w:spacing w:before="60" w:after="60"/>
        <w:ind w:left="360" w:right="360"/>
      </w:pPr>
      <w:r>
        <w:rPr>
          <w:rFonts w:ascii="Courier New" w:cs="Courier New" w:eastAsia="Courier New" w:hAnsi="Courier New"/>
          <w:color w:val="444441"/>
          <w:sz w:val="18"/>
          <w:szCs w:val="18"/>
        </w:rPr>
        <w:t xml:space="preserve">    "exportedBy":    "anand@firm.com",</w:t>
      </w:r>
    </w:p>
    <w:p>
      <w:pPr>
        <w:shd w:fill="F1EFE8" w:val="clear"/>
        <w:spacing w:before="60" w:after="60"/>
        <w:ind w:left="360" w:right="360"/>
      </w:pPr>
      <w:r>
        <w:rPr>
          <w:rFonts w:ascii="Courier New" w:cs="Courier New" w:eastAsia="Courier New" w:hAnsi="Courier New"/>
          <w:color w:val="444441"/>
          <w:sz w:val="18"/>
          <w:szCs w:val="18"/>
        </w:rPr>
        <w:t xml:space="preserve">    "scope":         "WORKSPACE",</w:t>
      </w:r>
    </w:p>
    <w:p>
      <w:pPr>
        <w:shd w:fill="F1EFE8" w:val="clear"/>
        <w:spacing w:before="60" w:after="60"/>
        <w:ind w:left="360" w:right="360"/>
      </w:pPr>
      <w:r>
        <w:rPr>
          <w:rFonts w:ascii="Courier New" w:cs="Courier New" w:eastAsia="Courier New" w:hAnsi="Courier New"/>
          <w:color w:val="444441"/>
          <w:sz w:val="18"/>
          <w:szCs w:val="18"/>
        </w:rPr>
        <w:t xml:space="preserve">    "schemaVersion": "4",</w:t>
      </w:r>
    </w:p>
    <w:p>
      <w:pPr>
        <w:shd w:fill="F1EFE8" w:val="clear"/>
        <w:spacing w:before="60" w:after="60"/>
        <w:ind w:left="360" w:right="360"/>
      </w:pPr>
      <w:r>
        <w:rPr>
          <w:rFonts w:ascii="Courier New" w:cs="Courier New" w:eastAsia="Courier New" w:hAnsi="Courier New"/>
          <w:color w:val="444441"/>
          <w:sz w:val="18"/>
          <w:szCs w:val="18"/>
        </w:rPr>
        <w:t xml:space="preserve">    "description":   "Morning credit desk workspace"</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"configs":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"configId":         "WORKSPACE_SNAPSHOT_abc123",</w:t>
      </w:r>
    </w:p>
    <w:p>
      <w:pPr>
        <w:shd w:fill="F1EFE8" w:val="clear"/>
        <w:spacing w:before="60" w:after="60"/>
        <w:ind w:left="360" w:right="360"/>
      </w:pPr>
      <w:r>
        <w:rPr>
          <w:rFonts w:ascii="Courier New" w:cs="Courier New" w:eastAsia="Courier New" w:hAnsi="Courier New"/>
          <w:color w:val="444441"/>
          <w:sz w:val="18"/>
          <w:szCs w:val="18"/>
        </w:rPr>
        <w:t xml:space="preserve">      "appId":            "MARKETSUI",</w:t>
      </w:r>
    </w:p>
    <w:p>
      <w:pPr>
        <w:shd w:fill="F1EFE8" w:val="clear"/>
        <w:spacing w:before="60" w:after="60"/>
        <w:ind w:left="360" w:right="360"/>
      </w:pPr>
      <w:r>
        <w:rPr>
          <w:rFonts w:ascii="Courier New" w:cs="Courier New" w:eastAsia="Courier New" w:hAnsi="Courier New"/>
          <w:color w:val="444441"/>
          <w:sz w:val="18"/>
          <w:szCs w:val="18"/>
        </w:rPr>
        <w:t xml:space="preserve">      "displayText":      "Morning credit desk",</w:t>
      </w:r>
    </w:p>
    <w:p>
      <w:pPr>
        <w:shd w:fill="F1EFE8" w:val="clear"/>
        <w:spacing w:before="60" w:after="60"/>
        <w:ind w:left="360" w:right="360"/>
      </w:pPr>
      <w:r>
        <w:rPr>
          <w:rFonts w:ascii="Courier New" w:cs="Courier New" w:eastAsia="Courier New" w:hAnsi="Courier New"/>
          <w:color w:val="444441"/>
          <w:sz w:val="18"/>
          <w:szCs w:val="18"/>
        </w:rPr>
        <w:t xml:space="preserve">      "componentType":    "WORKSPACE",</w:t>
      </w:r>
    </w:p>
    <w:p>
      <w:pPr>
        <w:shd w:fill="F1EFE8" w:val="clear"/>
        <w:spacing w:before="60" w:after="60"/>
        <w:ind w:left="360" w:right="360"/>
      </w:pPr>
      <w:r>
        <w:rPr>
          <w:rFonts w:ascii="Courier New" w:cs="Courier New" w:eastAsia="Courier New" w:hAnsi="Courier New"/>
          <w:color w:val="444441"/>
          <w:sz w:val="18"/>
          <w:szCs w:val="18"/>
        </w:rPr>
        <w:t xml:space="preserve">      "componentSubType": "SNAPSHOT",</w:t>
      </w:r>
    </w:p>
    <w:p>
      <w:pPr>
        <w:shd w:fill="F1EFE8" w:val="clear"/>
        <w:spacing w:before="60" w:after="60"/>
        <w:ind w:left="360" w:right="360"/>
      </w:pPr>
      <w:r>
        <w:rPr>
          <w:rFonts w:ascii="Courier New" w:cs="Courier New" w:eastAsia="Courier New" w:hAnsi="Courier New"/>
          <w:color w:val="444441"/>
          <w:sz w:val="18"/>
          <w:szCs w:val="18"/>
        </w:rPr>
        <w:t xml:space="preserve">      "config":           { ... },</w:t>
      </w:r>
    </w:p>
    <w:p>
      <w:pPr>
        <w:shd w:fill="F1EFE8" w:val="clear"/>
        <w:spacing w:before="60" w:after="60"/>
        <w:ind w:left="360" w:right="360"/>
      </w:pPr>
      <w:r>
        <w:rPr>
          <w:rFonts w:ascii="Courier New" w:cs="Courier New" w:eastAsia="Courier New" w:hAnsi="Courier New"/>
          <w:color w:val="444441"/>
          <w:sz w:val="18"/>
          <w:szCs w:val="18"/>
        </w:rPr>
        <w:t xml:space="preserve">      "createdBy":        "anand@firm.com",</w:t>
      </w:r>
    </w:p>
    <w:p>
      <w:pPr>
        <w:shd w:fill="F1EFE8" w:val="clear"/>
        <w:spacing w:before="60" w:after="60"/>
        <w:ind w:left="360" w:right="360"/>
      </w:pPr>
      <w:r>
        <w:rPr>
          <w:rFonts w:ascii="Courier New" w:cs="Courier New" w:eastAsia="Courier New" w:hAnsi="Courier New"/>
          <w:color w:val="444441"/>
          <w:sz w:val="18"/>
          <w:szCs w:val="18"/>
        </w:rPr>
        <w:t xml:space="preserve">      "updatedBy":        "anand@firm.com",</w:t>
      </w:r>
    </w:p>
    <w:p>
      <w:pPr>
        <w:shd w:fill="F1EFE8" w:val="clear"/>
        <w:spacing w:before="60" w:after="60"/>
        <w:ind w:left="360" w:right="360"/>
      </w:pPr>
      <w:r>
        <w:rPr>
          <w:rFonts w:ascii="Courier New" w:cs="Courier New" w:eastAsia="Courier New" w:hAnsi="Courier New"/>
          <w:color w:val="444441"/>
          <w:sz w:val="18"/>
          <w:szCs w:val="18"/>
        </w:rPr>
        <w:t xml:space="preserve">      "createdTime":      1710000000000,</w:t>
      </w:r>
    </w:p>
    <w:p>
      <w:pPr>
        <w:shd w:fill="F1EFE8" w:val="clear"/>
        <w:spacing w:before="60" w:after="60"/>
        <w:ind w:left="360" w:right="360"/>
      </w:pPr>
      <w:r>
        <w:rPr>
          <w:rFonts w:ascii="Courier New" w:cs="Courier New" w:eastAsia="Courier New" w:hAnsi="Courier New"/>
          <w:color w:val="444441"/>
          <w:sz w:val="18"/>
          <w:szCs w:val="18"/>
        </w:rPr>
        <w:t xml:space="preserve">      "updatedTime":      1710001000000</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"configId":         "GRID_CREDIT_3f9a-...",</w:t>
      </w:r>
    </w:p>
    <w:p>
      <w:pPr>
        <w:shd w:fill="F1EFE8" w:val="clear"/>
        <w:spacing w:before="60" w:after="60"/>
        <w:ind w:left="360" w:right="360"/>
      </w:pPr>
      <w:r>
        <w:rPr>
          <w:rFonts w:ascii="Courier New" w:cs="Courier New" w:eastAsia="Courier New" w:hAnsi="Courier New"/>
          <w:color w:val="444441"/>
          <w:sz w:val="18"/>
          <w:szCs w:val="18"/>
        </w:rPr>
        <w:t xml:space="preserve">      "componentType":    "GRID",</w:t>
      </w:r>
    </w:p>
    <w:p>
      <w:pPr>
        <w:shd w:fill="F1EFE8" w:val="clear"/>
        <w:spacing w:before="60" w:after="60"/>
        <w:ind w:left="360" w:right="360"/>
      </w:pPr>
      <w:r>
        <w:rPr>
          <w:rFonts w:ascii="Courier New" w:cs="Courier New" w:eastAsia="Courier New" w:hAnsi="Courier New"/>
          <w:color w:val="444441"/>
          <w:sz w:val="18"/>
          <w:szCs w:val="18"/>
        </w:rPr>
        <w:t xml:space="preserve">      "componentSubType": "CREDIT",</w:t>
      </w:r>
    </w:p>
    <w:p>
      <w:pPr>
        <w:shd w:fill="F1EFE8" w:val="clear"/>
        <w:spacing w:before="60" w:after="60"/>
        <w:ind w:left="360" w:right="360"/>
      </w:pPr>
      <w:r>
        <w:rPr>
          <w:rFonts w:ascii="Courier New" w:cs="Courier New" w:eastAsia="Courier New" w:hAnsi="Courier New"/>
          <w:color w:val="444441"/>
          <w:sz w:val="18"/>
          <w:szCs w:val="18"/>
        </w:rPr>
        <w:t xml:space="preserve">      "config":           { ...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exportMeta field</w:t>
            </w:r>
          </w:p>
        </w:tc>
        <w:tc>
          <w:tcPr>
            <w:tcW w:type="dxa" w:w="1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appId</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appId the config was exported from. Used during import validation.</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exportedAt</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ISO timestamp</w:t>
            </w:r>
          </w:p>
        </w:tc>
        <w:tc>
          <w:tcPr>
            <w:tcW w:type="dxa" w:w="6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UTC timestamp of the export operation.</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exportedBy</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userId of the user who performed the export.</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scope</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enum</w:t>
            </w:r>
          </w:p>
        </w:tc>
        <w:tc>
          <w:tcPr>
            <w:tcW w:type="dxa" w:w="6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FULL | WORKSPACE | TEMPLATE | INSTANCE — identifies what the file contains.</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schemaVersion</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 platform schema version. Import validates this matches the target platform.</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description</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6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Optional human-readable description of the export contents.</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11.3  Export — scope-by-scope behaviour</w:t>
      </w:r>
    </w:p>
    <w:p>
      <w:pPr>
        <w:pStyle w:val="Heading3"/>
        <w:spacing w:before="240" w:after="120"/>
      </w:pPr>
      <w:r>
        <w:rPr>
          <w:rFonts w:ascii="Arial" w:cs="Arial" w:eastAsia="Arial" w:hAnsi="Arial"/>
          <w:b/>
          <w:bCs/>
          <w:color w:val="0F6E56"/>
          <w:sz w:val="22"/>
          <w:szCs w:val="22"/>
        </w:rPr>
        <w:t xml:space="preserve">11.3.1  Full app config export</w:t>
      </w:r>
    </w:p>
    <w:p>
      <w:pPr>
        <w:pStyle w:val="ListParagraph"/>
        <w:numPr>
          <w:ilvl w:val="0"/>
          <w:numId w:val="3"/>
        </w:numPr>
        <w:spacing w:before="60" w:after="60"/>
      </w:pPr>
      <w:r>
        <w:rPr>
          <w:rFonts w:ascii="Arial" w:cs="Arial" w:eastAsia="Arial" w:hAnsi="Arial"/>
          <w:sz w:val="22"/>
          <w:szCs w:val="22"/>
        </w:rPr>
        <w:t xml:space="preserve">Collect all APP_CONFIG rows for appId = AppContext.instance.appId.</w:t>
      </w:r>
    </w:p>
    <w:p>
      <w:pPr>
        <w:pStyle w:val="ListParagraph"/>
        <w:numPr>
          <w:ilvl w:val="0"/>
          <w:numId w:val="3"/>
        </w:numPr>
        <w:spacing w:before="60" w:after="60"/>
      </w:pPr>
      <w:r>
        <w:rPr>
          <w:rFonts w:ascii="Arial" w:cs="Arial" w:eastAsia="Arial" w:hAnsi="Arial"/>
          <w:sz w:val="22"/>
          <w:szCs w:val="22"/>
        </w:rPr>
        <w:t xml:space="preserve">Build export envelope with scope=FULL.</w:t>
      </w:r>
    </w:p>
    <w:p>
      <w:pPr>
        <w:pStyle w:val="ListParagraph"/>
        <w:numPr>
          <w:ilvl w:val="0"/>
          <w:numId w:val="3"/>
        </w:numPr>
        <w:spacing w:before="60" w:after="60"/>
      </w:pPr>
      <w:r>
        <w:rPr>
          <w:rFonts w:ascii="Arial" w:cs="Arial" w:eastAsia="Arial" w:hAnsi="Arial"/>
          <w:sz w:val="22"/>
          <w:szCs w:val="22"/>
        </w:rPr>
        <w:t xml:space="preserve">Trigger browser file download: marketsui-full-export-{date}.json.</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Full app config export includes user data (AppUser, Role, Permission rows). When importing on a different system, user records are included in the overwrite. Administrators should be aware that a full import replaces the target system`s user configuration entirely.</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11.3.2  Single workspace export</w:t>
      </w:r>
    </w:p>
    <w:p>
      <w:pPr>
        <w:pStyle w:val="ListParagraph"/>
        <w:numPr>
          <w:ilvl w:val="0"/>
          <w:numId w:val="3"/>
        </w:numPr>
        <w:spacing w:before="60" w:after="60"/>
      </w:pPr>
      <w:r>
        <w:rPr>
          <w:rFonts w:ascii="Arial" w:cs="Arial" w:eastAsia="Arial" w:hAnsi="Arial"/>
          <w:sz w:val="22"/>
          <w:szCs w:val="22"/>
        </w:rPr>
        <w:t xml:space="preserve">Read the selected WORKSPACE_SNAPSHOT row from APP_CONFIG.</w:t>
      </w:r>
    </w:p>
    <w:p>
      <w:pPr>
        <w:pStyle w:val="ListParagraph"/>
        <w:numPr>
          <w:ilvl w:val="0"/>
          <w:numId w:val="3"/>
        </w:numPr>
        <w:spacing w:before="60" w:after="60"/>
      </w:pPr>
      <w:r>
        <w:rPr>
          <w:rFonts w:ascii="Arial" w:cs="Arial" w:eastAsia="Arial" w:hAnsi="Arial"/>
          <w:sz w:val="22"/>
          <w:szCs w:val="22"/>
        </w:rPr>
        <w:t xml:space="preserve">Read all instance config rows whose configId appears in the workspace`s instances array.</w:t>
      </w:r>
    </w:p>
    <w:p>
      <w:pPr>
        <w:pStyle w:val="ListParagraph"/>
        <w:numPr>
          <w:ilvl w:val="0"/>
          <w:numId w:val="3"/>
        </w:numPr>
        <w:spacing w:before="60" w:after="60"/>
      </w:pPr>
      <w:r>
        <w:rPr>
          <w:rFonts w:ascii="Arial" w:cs="Arial" w:eastAsia="Arial" w:hAnsi="Arial"/>
          <w:sz w:val="22"/>
          <w:szCs w:val="22"/>
        </w:rPr>
        <w:t xml:space="preserve">Build export envelope with scope=WORKSPACE containing the workspace row + all instance rows.</w:t>
      </w:r>
    </w:p>
    <w:p>
      <w:pPr>
        <w:pStyle w:val="ListParagraph"/>
        <w:numPr>
          <w:ilvl w:val="0"/>
          <w:numId w:val="3"/>
        </w:numPr>
        <w:spacing w:before="60" w:after="60"/>
      </w:pPr>
      <w:r>
        <w:rPr>
          <w:rFonts w:ascii="Arial" w:cs="Arial" w:eastAsia="Arial" w:hAnsi="Arial"/>
          <w:sz w:val="22"/>
          <w:szCs w:val="22"/>
        </w:rPr>
        <w:t xml:space="preserve">Trigger browser file download: marketsui-workspace-{workspaceName}-{date}.json.</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11.3.3  Component type template export</w:t>
      </w:r>
    </w:p>
    <w:p>
      <w:pPr>
        <w:pStyle w:val="ListParagraph"/>
        <w:numPr>
          <w:ilvl w:val="0"/>
          <w:numId w:val="3"/>
        </w:numPr>
        <w:spacing w:before="60" w:after="60"/>
      </w:pPr>
      <w:r>
        <w:rPr>
          <w:rFonts w:ascii="Arial" w:cs="Arial" w:eastAsia="Arial" w:hAnsi="Arial"/>
          <w:sz w:val="22"/>
          <w:szCs w:val="22"/>
        </w:rPr>
        <w:t xml:space="preserve">Read the template config row (configId = componentType + "_" + componentSubType) from APP_CONFIG.</w:t>
      </w:r>
    </w:p>
    <w:p>
      <w:pPr>
        <w:pStyle w:val="ListParagraph"/>
        <w:numPr>
          <w:ilvl w:val="0"/>
          <w:numId w:val="3"/>
        </w:numPr>
        <w:spacing w:before="60" w:after="60"/>
      </w:pPr>
      <w:r>
        <w:rPr>
          <w:rFonts w:ascii="Arial" w:cs="Arial" w:eastAsia="Arial" w:hAnsi="Arial"/>
          <w:sz w:val="22"/>
          <w:szCs w:val="22"/>
        </w:rPr>
        <w:t xml:space="preserve">Read the registry row (componentType=REGISTRY) for the same registrationId.</w:t>
      </w:r>
    </w:p>
    <w:p>
      <w:pPr>
        <w:pStyle w:val="ListParagraph"/>
        <w:numPr>
          <w:ilvl w:val="0"/>
          <w:numId w:val="3"/>
        </w:numPr>
        <w:spacing w:before="60" w:after="60"/>
      </w:pPr>
      <w:r>
        <w:rPr>
          <w:rFonts w:ascii="Arial" w:cs="Arial" w:eastAsia="Arial" w:hAnsi="Arial"/>
          <w:sz w:val="22"/>
          <w:szCs w:val="22"/>
        </w:rPr>
        <w:t xml:space="preserve">Build export envelope with scope=TEMPLATE containing both rows.</w:t>
      </w:r>
    </w:p>
    <w:p>
      <w:pPr>
        <w:pStyle w:val="ListParagraph"/>
        <w:numPr>
          <w:ilvl w:val="0"/>
          <w:numId w:val="3"/>
        </w:numPr>
        <w:spacing w:before="60" w:after="60"/>
      </w:pPr>
      <w:r>
        <w:rPr>
          <w:rFonts w:ascii="Arial" w:cs="Arial" w:eastAsia="Arial" w:hAnsi="Arial"/>
          <w:sz w:val="22"/>
          <w:szCs w:val="22"/>
        </w:rPr>
        <w:t xml:space="preserve">Trigger browser file download: marketsui-template-{componentType}-{componentSubType}-{date}.json.</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11.3.4  Component instance export</w:t>
      </w:r>
    </w:p>
    <w:p>
      <w:pPr>
        <w:pStyle w:val="ListParagraph"/>
        <w:numPr>
          <w:ilvl w:val="0"/>
          <w:numId w:val="3"/>
        </w:numPr>
        <w:spacing w:before="60" w:after="60"/>
      </w:pPr>
      <w:r>
        <w:rPr>
          <w:rFonts w:ascii="Arial" w:cs="Arial" w:eastAsia="Arial" w:hAnsi="Arial"/>
          <w:sz w:val="22"/>
          <w:szCs w:val="22"/>
        </w:rPr>
        <w:t xml:space="preserve">Read the instance config row (configId = instanceId) from APP_CONFIG.</w:t>
      </w:r>
    </w:p>
    <w:p>
      <w:pPr>
        <w:pStyle w:val="ListParagraph"/>
        <w:numPr>
          <w:ilvl w:val="0"/>
          <w:numId w:val="3"/>
        </w:numPr>
        <w:spacing w:before="60" w:after="60"/>
      </w:pPr>
      <w:r>
        <w:rPr>
          <w:rFonts w:ascii="Arial" w:cs="Arial" w:eastAsia="Arial" w:hAnsi="Arial"/>
          <w:sz w:val="22"/>
          <w:szCs w:val="22"/>
        </w:rPr>
        <w:t xml:space="preserve">Build export envelope with scope=INSTANCE containing the single row.</w:t>
      </w:r>
    </w:p>
    <w:p>
      <w:pPr>
        <w:pStyle w:val="ListParagraph"/>
        <w:numPr>
          <w:ilvl w:val="0"/>
          <w:numId w:val="3"/>
        </w:numPr>
        <w:spacing w:before="60" w:after="60"/>
      </w:pPr>
      <w:r>
        <w:rPr>
          <w:rFonts w:ascii="Arial" w:cs="Arial" w:eastAsia="Arial" w:hAnsi="Arial"/>
          <w:sz w:val="22"/>
          <w:szCs w:val="22"/>
        </w:rPr>
        <w:t xml:space="preserve">Trigger browser file download: marketsui-instance-{instanceId}-{date}.json.</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11.4  Import — behaviour</w:t>
      </w:r>
    </w:p>
    <w:p>
      <w:pPr>
        <w:spacing w:before="80" w:after="80"/>
      </w:pPr>
      <w:r>
        <w:rPr>
          <w:rFonts w:ascii="Arial" w:cs="Arial" w:eastAsia="Arial" w:hAnsi="Arial"/>
          <w:sz w:val="22"/>
          <w:szCs w:val="22"/>
        </w:rPr>
        <w:t xml:space="preserve">Import accepts any valid MarketsUI export file regardless of scope. The import process is the same for all scopes:</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11.4.1  Import sequence</w:t>
      </w:r>
    </w:p>
    <w:p>
      <w:pPr>
        <w:pStyle w:val="ListParagraph"/>
        <w:numPr>
          <w:ilvl w:val="0"/>
          <w:numId w:val="3"/>
        </w:numPr>
        <w:spacing w:before="60" w:after="60"/>
      </w:pPr>
      <w:r>
        <w:rPr>
          <w:rFonts w:ascii="Arial" w:cs="Arial" w:eastAsia="Arial" w:hAnsi="Arial"/>
          <w:sz w:val="22"/>
          <w:szCs w:val="22"/>
        </w:rPr>
        <w:t xml:space="preserve">User selects a .json file via the file picker (Tools menu → Import config, or drag-and-drop).</w:t>
      </w:r>
    </w:p>
    <w:p>
      <w:pPr>
        <w:pStyle w:val="ListParagraph"/>
        <w:numPr>
          <w:ilvl w:val="0"/>
          <w:numId w:val="3"/>
        </w:numPr>
        <w:spacing w:before="60" w:after="60"/>
      </w:pPr>
      <w:r>
        <w:rPr>
          <w:rFonts w:ascii="Arial" w:cs="Arial" w:eastAsia="Arial" w:hAnsi="Arial"/>
          <w:sz w:val="22"/>
          <w:szCs w:val="22"/>
        </w:rPr>
        <w:t xml:space="preserve">Framework parses the JSON and validates the envelope:</w:t>
      </w:r>
    </w:p>
    <w:p>
      <w:pPr>
        <w:pStyle w:val="ListParagraph"/>
        <w:numPr>
          <w:ilvl w:val="1"/>
          <w:numId w:val="2"/>
        </w:numPr>
        <w:spacing w:before="60" w:after="60"/>
      </w:pPr>
      <w:r>
        <w:rPr>
          <w:rFonts w:ascii="Arial" w:cs="Arial" w:eastAsia="Arial" w:hAnsi="Arial"/>
          <w:sz w:val="22"/>
          <w:szCs w:val="22"/>
        </w:rPr>
        <w:t xml:space="preserve">Is it valid JSON?</w:t>
      </w:r>
    </w:p>
    <w:p>
      <w:pPr>
        <w:pStyle w:val="ListParagraph"/>
        <w:numPr>
          <w:ilvl w:val="1"/>
          <w:numId w:val="2"/>
        </w:numPr>
        <w:spacing w:before="60" w:after="60"/>
      </w:pPr>
      <w:r>
        <w:rPr>
          <w:rFonts w:ascii="Arial" w:cs="Arial" w:eastAsia="Arial" w:hAnsi="Arial"/>
          <w:sz w:val="22"/>
          <w:szCs w:val="22"/>
        </w:rPr>
        <w:t xml:space="preserve">Does exportMeta.schemaVersion match the current platform schemaVersion? If not: show warning "Schema version mismatch. Import may be incomplete." Allow user to proceed or cancel.</w:t>
      </w:r>
    </w:p>
    <w:p>
      <w:pPr>
        <w:pStyle w:val="ListParagraph"/>
        <w:numPr>
          <w:ilvl w:val="1"/>
          <w:numId w:val="2"/>
        </w:numPr>
        <w:spacing w:before="60" w:after="60"/>
      </w:pPr>
      <w:r>
        <w:rPr>
          <w:rFonts w:ascii="Arial" w:cs="Arial" w:eastAsia="Arial" w:hAnsi="Arial"/>
          <w:sz w:val="22"/>
          <w:szCs w:val="22"/>
        </w:rPr>
        <w:t xml:space="preserve">Does exportMeta.appId match AppContext.instance.appId? If not: show warning "This export is from a different application ({exportMeta.appId}). Importing may cause unexpected behaviour." Allow user to proceed or cancel.</w:t>
      </w:r>
    </w:p>
    <w:p>
      <w:pPr>
        <w:pStyle w:val="ListParagraph"/>
        <w:numPr>
          <w:ilvl w:val="0"/>
          <w:numId w:val="3"/>
        </w:numPr>
        <w:spacing w:before="60" w:after="60"/>
      </w:pPr>
      <w:r>
        <w:rPr>
          <w:rFonts w:ascii="Arial" w:cs="Arial" w:eastAsia="Arial" w:hAnsi="Arial"/>
          <w:sz w:val="22"/>
          <w:szCs w:val="22"/>
        </w:rPr>
        <w:t xml:space="preserve">For each row in configs[]:</w:t>
      </w:r>
    </w:p>
    <w:p>
      <w:pPr>
        <w:pStyle w:val="ListParagraph"/>
        <w:numPr>
          <w:ilvl w:val="1"/>
          <w:numId w:val="2"/>
        </w:numPr>
        <w:spacing w:before="60" w:after="60"/>
      </w:pPr>
      <w:r>
        <w:rPr>
          <w:rFonts w:ascii="Arial" w:cs="Arial" w:eastAsia="Arial" w:hAnsi="Arial"/>
          <w:sz w:val="22"/>
          <w:szCs w:val="22"/>
        </w:rPr>
        <w:t xml:space="preserve">Call configManager.save(row) — this upserts the row into APP_CONFIG (local IndexedDB) and queues it to PENDING_SYNC for remote sync.</w:t>
      </w:r>
    </w:p>
    <w:p>
      <w:pPr>
        <w:pStyle w:val="ListParagraph"/>
        <w:numPr>
          <w:ilvl w:val="1"/>
          <w:numId w:val="2"/>
        </w:numPr>
        <w:spacing w:before="60" w:after="60"/>
      </w:pPr>
      <w:r>
        <w:rPr>
          <w:rFonts w:ascii="Arial" w:cs="Arial" w:eastAsia="Arial" w:hAnsi="Arial"/>
          <w:sz w:val="22"/>
          <w:szCs w:val="22"/>
        </w:rPr>
        <w:t xml:space="preserve">If a row with the same configId already exists: overwrite silently. Imported data wins.</w:t>
      </w:r>
    </w:p>
    <w:p>
      <w:pPr>
        <w:pStyle w:val="ListParagraph"/>
        <w:numPr>
          <w:ilvl w:val="0"/>
          <w:numId w:val="3"/>
        </w:numPr>
        <w:spacing w:before="60" w:after="60"/>
      </w:pPr>
      <w:r>
        <w:rPr>
          <w:rFonts w:ascii="Arial" w:cs="Arial" w:eastAsia="Arial" w:hAnsi="Arial"/>
          <w:sz w:val="22"/>
          <w:szCs w:val="22"/>
        </w:rPr>
        <w:t xml:space="preserve">After all rows are written: show toast "Import complete. {N} configs imported."</w:t>
      </w:r>
    </w:p>
    <w:p>
      <w:pPr>
        <w:pStyle w:val="ListParagraph"/>
        <w:numPr>
          <w:ilvl w:val="0"/>
          <w:numId w:val="3"/>
        </w:numPr>
        <w:spacing w:before="60" w:after="60"/>
      </w:pPr>
      <w:r>
        <w:rPr>
          <w:rFonts w:ascii="Arial" w:cs="Arial" w:eastAsia="Arial" w:hAnsi="Arial"/>
          <w:sz w:val="22"/>
          <w:szCs w:val="22"/>
        </w:rPr>
        <w:t xml:space="preserve">If the import included a WORKSPACE row: offer "Switch to imported workspace?" with Yes/No buttons.</w:t>
      </w:r>
    </w:p>
    <w:p>
      <w:pPr>
        <w:pStyle w:val="ListParagraph"/>
        <w:numPr>
          <w:ilvl w:val="0"/>
          <w:numId w:val="3"/>
        </w:numPr>
        <w:spacing w:before="60" w:after="60"/>
      </w:pPr>
      <w:r>
        <w:rPr>
          <w:rFonts w:ascii="Arial" w:cs="Arial" w:eastAsia="Arial" w:hAnsi="Arial"/>
          <w:sz w:val="22"/>
          <w:szCs w:val="22"/>
        </w:rPr>
        <w:t xml:space="preserve">If the import included DOCK_MENU_TREE: offer "Reload dock now?" with Yes/No buttons.</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14: Import always overwrites. There is no merge prompt, no diff view, no per-item choice. If a configId already exists in APP_CONFIG, the imported row replaces it silently. This is intentional — import is a restore operation, not a merge tool.</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11.4.2  Import validation errors (hard stops)</w:t>
      </w:r>
    </w:p>
    <w:p>
      <w:pPr>
        <w:spacing w:before="80" w:after="80"/>
      </w:pPr>
      <w:r>
        <w:rPr>
          <w:rFonts w:ascii="Arial" w:cs="Arial" w:eastAsia="Arial" w:hAnsi="Arial"/>
          <w:sz w:val="22"/>
          <w:szCs w:val="22"/>
        </w:rPr>
        <w:t xml:space="preserve">These conditions abort the import entirely with an error message. No rows are written.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Error message shown</w:t>
            </w:r>
          </w:p>
        </w:tc>
      </w:tr>
      <w:tr>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File is not valid JSON</w:t>
            </w:r>
          </w:p>
        </w:tc>
        <w:tc>
          <w:tcPr>
            <w:tcW w:type="dxa" w:w="6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"Invalid file. The selected file is not a valid MarketsUI export."</w:t>
            </w:r>
          </w:p>
        </w:tc>
      </w:tr>
      <w:tr>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exportMeta field is missing</w:t>
            </w:r>
          </w:p>
        </w:tc>
        <w:tc>
          <w:tcPr>
            <w:tcW w:type="dxa" w:w="6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"Invalid file. Missing export metadata."</w:t>
            </w:r>
          </w:p>
        </w:tc>
      </w:tr>
      <w:tr>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configs array is missing or empty</w:t>
            </w:r>
          </w:p>
        </w:tc>
        <w:tc>
          <w:tcPr>
            <w:tcW w:type="dxa" w:w="6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"Invalid file. No configuration data found."</w:t>
            </w:r>
          </w:p>
        </w:tc>
      </w:tr>
      <w:tr>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Any row is missing configId, componentType, or componentSubType</w:t>
            </w:r>
          </w:p>
        </w:tc>
        <w:tc>
          <w:tcPr>
            <w:tcW w:type="dxa" w:w="6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"Invalid file. One or more config rows are malformed. Import aborted."</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11.5  Export and import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Export app config</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Tools menu</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FULL</w:t>
            </w:r>
          </w:p>
        </w:tc>
        <w:tc>
          <w:tcPr>
            <w:tcW w:type="dxa" w:w="3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CONFIG:EXPORT (Admin)</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Import config</w:t>
            </w:r>
          </w:p>
        </w:tc>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Tools menu</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Any scope — detected from file</w:t>
            </w:r>
          </w:p>
        </w:tc>
        <w:tc>
          <w:tcPr>
            <w:tcW w:type="dxa" w:w="3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CONFIG:IMPORT (Admin)</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Export workspace</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Tools menu → Workspaces submenu</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w:t>
            </w:r>
          </w:p>
        </w:tc>
        <w:tc>
          <w:tcPr>
            <w:tcW w:type="dxa" w:w="3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Any user</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Import workspace</w:t>
            </w:r>
          </w:p>
        </w:tc>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Tools menu → Workspaces submenu</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WORKSPACE</w:t>
            </w:r>
          </w:p>
        </w:tc>
        <w:tc>
          <w:tcPr>
            <w:tcW w:type="dxa" w:w="3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Any user</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Export template</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Registry Editor → row action</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TEMPLATE</w:t>
            </w:r>
          </w:p>
        </w:tc>
        <w:tc>
          <w:tcPr>
            <w:tcW w:type="dxa" w:w="3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CONFIG:CREATE (Admin)</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Export instance config</w:t>
            </w:r>
          </w:p>
        </w:tc>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Apps menu item → right-click context menu</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INSTANCE</w:t>
            </w:r>
          </w:p>
        </w:tc>
        <w:tc>
          <w:tcPr>
            <w:tcW w:type="dxa" w:w="3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Any user (own instances only)</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CONFIG:EXPORT and CONFIG:IMPORT are two new permissions added to the seed data. They are granted to the ADMIN role. Any user can export and import their own workspace and instance configs without these permissions — the permission gates only the full app config export and the cross-user import paths.</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11.6  Updated Tools menu structure</w:t>
      </w:r>
    </w:p>
    <w:p>
      <w:pPr>
        <w:spacing w:before="80" w:after="80"/>
      </w:pPr>
      <w:r>
        <w:rPr>
          <w:rFonts w:ascii="Arial" w:cs="Arial" w:eastAsia="Arial" w:hAnsi="Arial"/>
          <w:sz w:val="22"/>
          <w:szCs w:val="22"/>
        </w:rPr>
        <w:t xml:space="preserve">The Tools menu gains Workspaces submenu and import/export items:</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Tools</w:t>
      </w:r>
    </w:p>
    <w:p>
      <w:pPr>
        <w:shd w:fill="F1EFE8" w:val="clear"/>
        <w:spacing w:before="60" w:after="60"/>
        <w:ind w:left="360" w:right="360"/>
      </w:pPr>
      <w:r>
        <w:rPr>
          <w:rFonts w:ascii="Courier New" w:cs="Courier New" w:eastAsia="Courier New" w:hAnsi="Courier New"/>
          <w:color w:val="444441"/>
          <w:sz w:val="18"/>
          <w:szCs w:val="18"/>
        </w:rPr>
        <w:t xml:space="preserve">  ├── Component Registry          → singleton  ADMIN_REGISTRY</w:t>
      </w:r>
    </w:p>
    <w:p>
      <w:pPr>
        <w:shd w:fill="F1EFE8" w:val="clear"/>
        <w:spacing w:before="60" w:after="60"/>
        <w:ind w:left="360" w:right="360"/>
      </w:pPr>
      <w:r>
        <w:rPr>
          <w:rFonts w:ascii="Courier New" w:cs="Courier New" w:eastAsia="Courier New" w:hAnsi="Courier New"/>
          <w:color w:val="444441"/>
          <w:sz w:val="18"/>
          <w:szCs w:val="18"/>
        </w:rPr>
        <w:t xml:space="preserve">  ├── Dock Menu Editor            → singleton  ADMIN_DOCK</w:t>
      </w:r>
    </w:p>
    <w:p>
      <w:pPr>
        <w:shd w:fill="F1EFE8" w:val="clear"/>
        <w:spacing w:before="60" w:after="60"/>
        <w:ind w:left="360" w:right="360"/>
      </w:pPr>
      <w:r>
        <w:rPr>
          <w:rFonts w:ascii="Courier New" w:cs="Courier New" w:eastAsia="Courier New" w:hAnsi="Courier New"/>
          <w:color w:val="444441"/>
          <w:sz w:val="18"/>
          <w:szCs w:val="18"/>
        </w:rPr>
        <w:t xml:space="preserve">  ├── User Profile Editor         → singleton  ADMIN_USERS</w:t>
      </w:r>
    </w:p>
    <w:p>
      <w:pPr>
        <w:shd w:fill="F1EFE8" w:val="clear"/>
        <w:spacing w:before="60" w:after="60"/>
        <w:ind w:left="360" w:right="360"/>
      </w:pPr>
      <w:r>
        <w:rPr>
          <w:rFonts w:ascii="Courier New" w:cs="Courier New" w:eastAsia="Courier New" w:hAnsi="Courier New"/>
          <w:color w:val="444441"/>
          <w:sz w:val="18"/>
          <w:szCs w:val="18"/>
        </w:rPr>
        <w:t xml:space="preserve">  ├── ─────────────────</w:t>
      </w:r>
    </w:p>
    <w:p>
      <w:pPr>
        <w:shd w:fill="F1EFE8" w:val="clear"/>
        <w:spacing w:before="60" w:after="60"/>
        <w:ind w:left="360" w:right="360"/>
      </w:pPr>
      <w:r>
        <w:rPr>
          <w:rFonts w:ascii="Courier New" w:cs="Courier New" w:eastAsia="Courier New" w:hAnsi="Courier New"/>
          <w:color w:val="444441"/>
          <w:sz w:val="18"/>
          <w:szCs w:val="18"/>
        </w:rPr>
        <w:t xml:space="preserve">  ├── Workspaces  ►</w:t>
      </w:r>
    </w:p>
    <w:p>
      <w:pPr>
        <w:shd w:fill="F1EFE8" w:val="clear"/>
        <w:spacing w:before="60" w:after="60"/>
        <w:ind w:left="360" w:right="360"/>
      </w:pPr>
      <w:r>
        <w:rPr>
          <w:rFonts w:ascii="Courier New" w:cs="Courier New" w:eastAsia="Courier New" w:hAnsi="Courier New"/>
          <w:color w:val="444441"/>
          <w:sz w:val="18"/>
          <w:szCs w:val="18"/>
        </w:rPr>
        <w:t xml:space="preserve">  │     ├── Export current workspace   → download JSON</w:t>
      </w:r>
    </w:p>
    <w:p>
      <w:pPr>
        <w:shd w:fill="F1EFE8" w:val="clear"/>
        <w:spacing w:before="60" w:after="60"/>
        <w:ind w:left="360" w:right="360"/>
      </w:pPr>
      <w:r>
        <w:rPr>
          <w:rFonts w:ascii="Courier New" w:cs="Courier New" w:eastAsia="Courier New" w:hAnsi="Courier New"/>
          <w:color w:val="444441"/>
          <w:sz w:val="18"/>
          <w:szCs w:val="18"/>
        </w:rPr>
        <w:t xml:space="preserve">  │     └── Import workspace           → file picker</w:t>
      </w:r>
    </w:p>
    <w:p>
      <w:pPr>
        <w:shd w:fill="F1EFE8" w:val="clear"/>
        <w:spacing w:before="60" w:after="60"/>
        <w:ind w:left="360" w:right="360"/>
      </w:pPr>
      <w:r>
        <w:rPr>
          <w:rFonts w:ascii="Courier New" w:cs="Courier New" w:eastAsia="Courier New" w:hAnsi="Courier New"/>
          <w:color w:val="444441"/>
          <w:sz w:val="18"/>
          <w:szCs w:val="18"/>
        </w:rPr>
        <w:t xml:space="preserve">  ├── Export app config           → download JSON  (Admin only)</w:t>
      </w:r>
    </w:p>
    <w:p>
      <w:pPr>
        <w:shd w:fill="F1EFE8" w:val="clear"/>
        <w:spacing w:before="60" w:after="60"/>
        <w:ind w:left="360" w:right="360"/>
      </w:pPr>
      <w:r>
        <w:rPr>
          <w:rFonts w:ascii="Courier New" w:cs="Courier New" w:eastAsia="Courier New" w:hAnsi="Courier New"/>
          <w:color w:val="444441"/>
          <w:sz w:val="18"/>
          <w:szCs w:val="18"/>
        </w:rPr>
        <w:t xml:space="preserve">  ├── Import config               → file picker    (Admin only)</w:t>
      </w:r>
    </w:p>
    <w:p>
      <w:pPr>
        <w:shd w:fill="F1EFE8" w:val="clear"/>
        <w:spacing w:before="60" w:after="60"/>
        <w:ind w:left="360" w:right="360"/>
      </w:pPr>
      <w:r>
        <w:rPr>
          <w:rFonts w:ascii="Courier New" w:cs="Courier New" w:eastAsia="Courier New" w:hAnsi="Courier New"/>
          <w:color w:val="444441"/>
          <w:sz w:val="18"/>
          <w:szCs w:val="18"/>
        </w:rPr>
        <w:t xml:space="preserve">  ├── ─────────────────</w:t>
      </w:r>
    </w:p>
    <w:p>
      <w:pPr>
        <w:shd w:fill="F1EFE8" w:val="clear"/>
        <w:spacing w:before="60" w:after="60"/>
        <w:ind w:left="360" w:right="360"/>
      </w:pPr>
      <w:r>
        <w:rPr>
          <w:rFonts w:ascii="Courier New" w:cs="Courier New" w:eastAsia="Courier New" w:hAnsi="Courier New"/>
          <w:color w:val="444441"/>
          <w:sz w:val="18"/>
          <w:szCs w:val="18"/>
        </w:rPr>
        <w:t xml:space="preserve">  ├── Reload dock                 → platform action</w:t>
      </w:r>
    </w:p>
    <w:p>
      <w:pPr>
        <w:shd w:fill="F1EFE8" w:val="clear"/>
        <w:spacing w:before="60" w:after="60"/>
        <w:ind w:left="360" w:right="360"/>
      </w:pPr>
      <w:r>
        <w:rPr>
          <w:rFonts w:ascii="Courier New" w:cs="Courier New" w:eastAsia="Courier New" w:hAnsi="Courier New"/>
          <w:color w:val="444441"/>
          <w:sz w:val="18"/>
          <w:szCs w:val="18"/>
        </w:rPr>
        <w:t xml:space="preserve">  ├── ─────────────────</w:t>
      </w:r>
    </w:p>
    <w:p>
      <w:pPr>
        <w:shd w:fill="F1EFE8" w:val="clear"/>
        <w:spacing w:before="60" w:after="60"/>
        <w:ind w:left="360" w:right="360"/>
      </w:pPr>
      <w:r>
        <w:rPr>
          <w:rFonts w:ascii="Courier New" w:cs="Courier New" w:eastAsia="Courier New" w:hAnsi="Courier New"/>
          <w:color w:val="444441"/>
          <w:sz w:val="18"/>
          <w:szCs w:val="18"/>
        </w:rPr>
        <w:t xml:space="preserve">  └── Developer tools  ►</w:t>
      </w:r>
    </w:p>
    <w:p>
      <w:pPr>
        <w:shd w:fill="F1EFE8" w:val="clear"/>
        <w:spacing w:before="60" w:after="60"/>
        <w:ind w:left="360" w:right="360"/>
      </w:pPr>
      <w:r>
        <w:rPr>
          <w:rFonts w:ascii="Courier New" w:cs="Courier New" w:eastAsia="Courier New" w:hAnsi="Courier New"/>
          <w:color w:val="444441"/>
          <w:sz w:val="18"/>
          <w:szCs w:val="18"/>
        </w:rPr>
        <w:t xml:space="preserve">        ├── Open DevTools</w:t>
      </w:r>
    </w:p>
    <w:p>
      <w:pPr>
        <w:shd w:fill="F1EFE8" w:val="clear"/>
        <w:spacing w:before="60" w:after="60"/>
        <w:ind w:left="360" w:right="360"/>
      </w:pPr>
      <w:r>
        <w:rPr>
          <w:rFonts w:ascii="Courier New" w:cs="Courier New" w:eastAsia="Courier New" w:hAnsi="Courier New"/>
          <w:color w:val="444441"/>
          <w:sz w:val="18"/>
          <w:szCs w:val="18"/>
        </w:rPr>
        <w:t xml:space="preserve">        ├── Open process manager</w:t>
      </w:r>
    </w:p>
    <w:p>
      <w:pPr>
        <w:shd w:fill="F1EFE8" w:val="clear"/>
        <w:spacing w:before="60" w:after="60"/>
        <w:ind w:left="360" w:right="360"/>
      </w:pPr>
      <w:r>
        <w:rPr>
          <w:rFonts w:ascii="Courier New" w:cs="Courier New" w:eastAsia="Courier New" w:hAnsi="Courier New"/>
          <w:color w:val="444441"/>
          <w:sz w:val="18"/>
          <w:szCs w:val="18"/>
        </w:rPr>
        <w:t xml:space="preserve">        └── Clear local storage</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15: Export never modifies APP_CONFIG. It is always a read-only operation. Import is the only write path. The two operations are always presented as separate distinct actions — never combined into a single "sync" or "backup/restore" label that implies bidirectionality.</w:t>
      </w:r>
    </w:p>
    <w:p>
      <w:r>
        <w:br w:type="page"/>
      </w:r>
    </w:p>
    <w:p>
      <w:pPr>
        <w:pStyle w:val="Heading1"/>
        <w:spacing w:before="400" w:after="200"/>
      </w:pPr>
      <w:r>
        <w:rPr>
          <w:rFonts w:ascii="Arial" w:cs="Arial" w:eastAsia="Arial" w:hAnsi="Arial"/>
          <w:b/>
          <w:bCs/>
          <w:color w:val="1E1B4B"/>
          <w:sz w:val="32"/>
          <w:szCs w:val="32"/>
        </w:rPr>
        <w:t xml:space="preserve">12. Admin Tools Technology</w:t>
      </w:r>
    </w:p>
    <w:p>
      <w:pPr>
        <w:pStyle w:val="Heading2"/>
        <w:spacing w:before="320" w:after="160"/>
      </w:pPr>
      <w:r>
        <w:rPr>
          <w:rFonts w:ascii="Arial" w:cs="Arial" w:eastAsia="Arial" w:hAnsi="Arial"/>
          <w:b/>
          <w:bCs/>
          <w:color w:val="534AB7"/>
          <w:sz w:val="26"/>
          <w:szCs w:val="26"/>
        </w:rPr>
        <w:t xml:space="preserve">12.1  Framework decision — Lit Web Components</w:t>
      </w:r>
    </w:p>
    <w:p>
      <w:pPr>
        <w:spacing w:before="80" w:after="80"/>
      </w:pPr>
      <w:r>
        <w:rPr>
          <w:rFonts w:ascii="Arial" w:cs="Arial" w:eastAsia="Arial" w:hAnsi="Arial"/>
          <w:sz w:val="22"/>
          <w:szCs w:val="22"/>
        </w:rPr>
        <w:t xml:space="preserve">The three admin tools (Component Registry Editor, Dock Menu Editor, User Profile Editor) are built using Lit Web Components and vanilla TypeScript. React and Angular are not used in the admin tools package.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60"/>
      </w:tblGrid>
      <w:tr>
        <w:trPr>
          <w:tblHeader/>
        </w:trPr>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9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70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React</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Rejected</w:t>
            </w:r>
          </w:p>
        </w:tc>
        <w:tc>
          <w:tcPr>
            <w:tcW w:type="dxa" w:w="70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Introduces React coupling to tools that must remain framework-agnostic. Admin tools are standalone OpenFin Browser Windows — not embedded in a React app.</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Angular</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Rejected</w:t>
            </w:r>
          </w:p>
        </w:tc>
        <w:tc>
          <w:tcPr>
            <w:tcW w:type="dxa" w:w="70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Same reason. Angular contributors should be able to work on admin tools without touching React, and vice versa.</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Vanilla JS only</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Rejected (in favour of Lit)</w:t>
            </w:r>
          </w:p>
        </w:tc>
        <w:tc>
          <w:tcPr>
            <w:tcW w:type="dxa" w:w="70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Viable but loses TypeScript reactive properties, component encapsulation, and the ability to reuse @marketsui/core Lit components directly.</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Lit Web Components</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SELECTED</w:t>
            </w:r>
          </w:p>
        </w:tc>
        <w:tc>
          <w:tcPr>
            <w:tcW w:type="dxa" w:w="70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Lightweight (~5KB runtime), TypeScript-native, uses CSS custom properties natively through shadow DOM, and directly consumes @marketsui/core components. Framework-agnostic by definition.</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Stencil</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Rejected</w:t>
            </w:r>
          </w:p>
        </w:tc>
        <w:tc>
          <w:tcPr>
            <w:tcW w:type="dxa" w:w="70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Compiler overhead is justified for distributing component libraries — not for three internal admin windows. Overkill.</w:t>
            </w:r>
          </w:p>
        </w:tc>
      </w:tr>
    </w:tbl>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18: Admin tools are implemented in Lit Web Components and vanilla TypeScript. React and Angular are never imported into admin tool packages. Admin tools are the primary real-world validation surface for @marketsui/core Lit components before React and Angular wrappers exist.</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12.2  Why Lit is the right level of abstraction</w:t>
      </w:r>
    </w:p>
    <w:p>
      <w:pPr>
        <w:spacing w:before="80" w:after="80"/>
      </w:pPr>
      <w:r>
        <w:rPr>
          <w:rFonts w:ascii="Arial" w:cs="Arial" w:eastAsia="Arial" w:hAnsi="Arial"/>
          <w:sz w:val="22"/>
          <w:szCs w:val="22"/>
        </w:rPr>
        <w:t xml:space="preserve">Admin tools have genuine component reuse across all three editors. Without a component abstraction, the same form row, badge, icon upload, and JSON editor pattern would be duplicated many times across three HTML files. Lit solves this at the right level of abstraction: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Shared Lit component</w:t>
            </w:r>
          </w:p>
        </w:tc>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57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What it encapsulates</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&lt;mui-form-row&gt;</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three editors</w:t>
            </w:r>
          </w:p>
        </w:tc>
        <w:tc>
          <w:tcPr>
            <w:tcW w:type="dxa" w:w="5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Label + input in consistent layout, error state, help text</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&lt;mui-json-editor&gt;</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Registry Editor</w:t>
            </w:r>
          </w:p>
        </w:tc>
        <w:tc>
          <w:tcPr>
            <w:tcW w:type="dxa" w:w="5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Monaco Editor wrapper with MarketsUI dark theme and sizing</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&lt;mui-icon-upload&gt;</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 Editor</w:t>
            </w:r>
          </w:p>
        </w:tc>
        <w:tc>
          <w:tcPr>
            <w:tcW w:type="dxa" w:w="5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Dropzone + PNG preview + clear button. PNG-only enforcement for dock icon.</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&lt;mui-data-grid&gt;</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 three editors</w:t>
            </w:r>
          </w:p>
        </w:tc>
        <w:tc>
          <w:tcPr>
            <w:tcW w:type="dxa" w:w="5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AG-Grid Community wrapper with MarketsUI ag-grid-bridge.css applied</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&lt;mui-component-picker&gt;</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Dock Editor</w:t>
            </w:r>
          </w:p>
        </w:tc>
        <w:tc>
          <w:tcPr>
            <w:tcW w:type="dxa" w:w="5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Searchable combobox populated from Component Registry</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&lt;mui-tab-panel&gt;</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User Editor</w:t>
            </w:r>
          </w:p>
        </w:tc>
        <w:tc>
          <w:tcPr>
            <w:tcW w:type="dxa" w:w="5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Tabbed container — Users / Roles / Permissions tabs</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&lt;mui-badge&gt;</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three editors</w:t>
            </w:r>
          </w:p>
        </w:tc>
        <w:tc>
          <w:tcPr>
            <w:tcW w:type="dxa" w:w="5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componentType / role / status pill with MarketsUI token colors</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&lt;mui-toast&gt;</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 three editors</w:t>
            </w:r>
          </w:p>
        </w:tc>
        <w:tc>
          <w:tcPr>
            <w:tcW w:type="dxa" w:w="5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Save confirmation, error feedback, import completion</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These are the same components being built for @marketsui/core. The admin tools do not have a separate component library — they consume @marketsui/core directly. This makes the admin tools the first production consumers of the design system Lit layer, proving it works in a real OpenFin window before the React and Angular wrappers are built.</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12.3  Admin tool package structure</w:t>
      </w:r>
    </w:p>
    <w:p>
      <w:pPr>
        <w:shd w:fill="F1EFE8" w:val="clear"/>
        <w:spacing w:before="60" w:after="60"/>
        <w:ind w:left="360" w:right="360"/>
      </w:pPr>
      <w:r>
        <w:rPr>
          <w:rFonts w:ascii="Courier New" w:cs="Courier New" w:eastAsia="Courier New" w:hAnsi="Courier New"/>
          <w:color w:val="444441"/>
          <w:sz w:val="18"/>
          <w:szCs w:val="18"/>
        </w:rPr>
        <w:t xml:space="preserve">packages/admin/</w:t>
      </w:r>
    </w:p>
    <w:p>
      <w:pPr>
        <w:shd w:fill="F1EFE8" w:val="clear"/>
        <w:spacing w:before="60" w:after="60"/>
        <w:ind w:left="360" w:right="360"/>
      </w:pPr>
      <w:r>
        <w:rPr>
          <w:rFonts w:ascii="Courier New" w:cs="Courier New" w:eastAsia="Courier New" w:hAnsi="Courier New"/>
          <w:color w:val="444441"/>
          <w:sz w:val="18"/>
          <w:szCs w:val="18"/>
        </w:rPr>
        <w:t xml:space="preserve">  registry/</w:t>
      </w:r>
    </w:p>
    <w:p>
      <w:pPr>
        <w:shd w:fill="F1EFE8" w:val="clear"/>
        <w:spacing w:before="60" w:after="60"/>
        <w:ind w:left="360" w:right="360"/>
      </w:pPr>
      <w:r>
        <w:rPr>
          <w:rFonts w:ascii="Courier New" w:cs="Courier New" w:eastAsia="Courier New" w:hAnsi="Courier New"/>
          <w:color w:val="444441"/>
          <w:sz w:val="18"/>
          <w:szCs w:val="18"/>
        </w:rPr>
        <w:t xml:space="preserve">    index.html            &lt;!-- entry point for /admin/registry --&gt;</w:t>
      </w:r>
    </w:p>
    <w:p>
      <w:pPr>
        <w:shd w:fill="F1EFE8" w:val="clear"/>
        <w:spacing w:before="60" w:after="60"/>
        <w:ind w:left="360" w:right="360"/>
      </w:pPr>
      <w:r>
        <w:rPr>
          <w:rFonts w:ascii="Courier New" w:cs="Courier New" w:eastAsia="Courier New" w:hAnsi="Courier New"/>
          <w:color w:val="444441"/>
          <w:sz w:val="18"/>
          <w:szCs w:val="18"/>
        </w:rPr>
        <w:t xml:space="preserve">    registry-app.ts       &lt;!-- top-level Lit component --&gt;</w:t>
      </w:r>
    </w:p>
    <w:p>
      <w:pPr>
        <w:shd w:fill="F1EFE8" w:val="clear"/>
        <w:spacing w:before="60" w:after="60"/>
        <w:ind w:left="360" w:right="360"/>
      </w:pPr>
      <w:r>
        <w:rPr>
          <w:rFonts w:ascii="Courier New" w:cs="Courier New" w:eastAsia="Courier New" w:hAnsi="Courier New"/>
          <w:color w:val="444441"/>
          <w:sz w:val="18"/>
          <w:szCs w:val="18"/>
        </w:rPr>
        <w:t xml:space="preserve">    registry.css          &lt;!-- page-level layout only --&gt;</w:t>
      </w:r>
    </w:p>
    <w:p>
      <w:pPr>
        <w:shd w:fill="F1EFE8" w:val="clear"/>
        <w:spacing w:before="60" w:after="60"/>
        <w:ind w:left="360" w:right="360"/>
      </w:pPr>
      <w:r>
        <w:rPr>
          <w:rFonts w:ascii="Courier New" w:cs="Courier New" w:eastAsia="Courier New" w:hAnsi="Courier New"/>
          <w:color w:val="444441"/>
          <w:sz w:val="18"/>
          <w:szCs w:val="18"/>
        </w:rPr>
        <w:t xml:space="preserve">  dock/</w:t>
      </w:r>
    </w:p>
    <w:p>
      <w:pPr>
        <w:shd w:fill="F1EFE8" w:val="clear"/>
        <w:spacing w:before="60" w:after="60"/>
        <w:ind w:left="360" w:right="360"/>
      </w:pPr>
      <w:r>
        <w:rPr>
          <w:rFonts w:ascii="Courier New" w:cs="Courier New" w:eastAsia="Courier New" w:hAnsi="Courier New"/>
          <w:color w:val="444441"/>
          <w:sz w:val="18"/>
          <w:szCs w:val="18"/>
        </w:rPr>
        <w:t xml:space="preserve">    index.html            &lt;!-- entry point for /admin/dock --&gt;</w:t>
      </w:r>
    </w:p>
    <w:p>
      <w:pPr>
        <w:shd w:fill="F1EFE8" w:val="clear"/>
        <w:spacing w:before="60" w:after="60"/>
        <w:ind w:left="360" w:right="360"/>
      </w:pPr>
      <w:r>
        <w:rPr>
          <w:rFonts w:ascii="Courier New" w:cs="Courier New" w:eastAsia="Courier New" w:hAnsi="Courier New"/>
          <w:color w:val="444441"/>
          <w:sz w:val="18"/>
          <w:szCs w:val="18"/>
        </w:rPr>
        <w:t xml:space="preserve">    dock-app.ts           &lt;!-- top-level Lit component --&gt;</w:t>
      </w:r>
    </w:p>
    <w:p>
      <w:pPr>
        <w:shd w:fill="F1EFE8" w:val="clear"/>
        <w:spacing w:before="60" w:after="60"/>
        <w:ind w:left="360" w:right="360"/>
      </w:pPr>
      <w:r>
        <w:rPr>
          <w:rFonts w:ascii="Courier New" w:cs="Courier New" w:eastAsia="Courier New" w:hAnsi="Courier New"/>
          <w:color w:val="444441"/>
          <w:sz w:val="18"/>
          <w:szCs w:val="18"/>
        </w:rPr>
        <w:t xml:space="preserve">    dock-tree.ts          &lt;!-- SortableJS tree builder Lit component --&gt;</w:t>
      </w:r>
    </w:p>
    <w:p>
      <w:pPr>
        <w:shd w:fill="F1EFE8" w:val="clear"/>
        <w:spacing w:before="60" w:after="60"/>
        <w:ind w:left="360" w:right="360"/>
      </w:pPr>
      <w:r>
        <w:rPr>
          <w:rFonts w:ascii="Courier New" w:cs="Courier New" w:eastAsia="Courier New" w:hAnsi="Courier New"/>
          <w:color w:val="444441"/>
          <w:sz w:val="18"/>
          <w:szCs w:val="18"/>
        </w:rPr>
        <w:t xml:space="preserve">    dock.css</w:t>
      </w:r>
    </w:p>
    <w:p>
      <w:pPr>
        <w:shd w:fill="F1EFE8" w:val="clear"/>
        <w:spacing w:before="60" w:after="60"/>
        <w:ind w:left="360" w:right="360"/>
      </w:pPr>
      <w:r>
        <w:rPr>
          <w:rFonts w:ascii="Courier New" w:cs="Courier New" w:eastAsia="Courier New" w:hAnsi="Courier New"/>
          <w:color w:val="444441"/>
          <w:sz w:val="18"/>
          <w:szCs w:val="18"/>
        </w:rPr>
        <w:t xml:space="preserve">  users/</w:t>
      </w:r>
    </w:p>
    <w:p>
      <w:pPr>
        <w:shd w:fill="F1EFE8" w:val="clear"/>
        <w:spacing w:before="60" w:after="60"/>
        <w:ind w:left="360" w:right="360"/>
      </w:pPr>
      <w:r>
        <w:rPr>
          <w:rFonts w:ascii="Courier New" w:cs="Courier New" w:eastAsia="Courier New" w:hAnsi="Courier New"/>
          <w:color w:val="444441"/>
          <w:sz w:val="18"/>
          <w:szCs w:val="18"/>
        </w:rPr>
        <w:t xml:space="preserve">    index.html            &lt;!-- entry point for /admin/users --&gt;</w:t>
      </w:r>
    </w:p>
    <w:p>
      <w:pPr>
        <w:shd w:fill="F1EFE8" w:val="clear"/>
        <w:spacing w:before="60" w:after="60"/>
        <w:ind w:left="360" w:right="360"/>
      </w:pPr>
      <w:r>
        <w:rPr>
          <w:rFonts w:ascii="Courier New" w:cs="Courier New" w:eastAsia="Courier New" w:hAnsi="Courier New"/>
          <w:color w:val="444441"/>
          <w:sz w:val="18"/>
          <w:szCs w:val="18"/>
        </w:rPr>
        <w:t xml:space="preserve">    users-app.ts          &lt;!-- top-level Lit component --&gt;</w:t>
      </w:r>
    </w:p>
    <w:p>
      <w:pPr>
        <w:shd w:fill="F1EFE8" w:val="clear"/>
        <w:spacing w:before="60" w:after="60"/>
        <w:ind w:left="360" w:right="360"/>
      </w:pPr>
      <w:r>
        <w:rPr>
          <w:rFonts w:ascii="Courier New" w:cs="Courier New" w:eastAsia="Courier New" w:hAnsi="Courier New"/>
          <w:color w:val="444441"/>
          <w:sz w:val="18"/>
          <w:szCs w:val="18"/>
        </w:rPr>
        <w:t xml:space="preserve">    users.css</w:t>
      </w:r>
    </w:p>
    <w:p>
      <w:pPr>
        <w:shd w:fill="F1EFE8" w:val="clear"/>
        <w:spacing w:before="60" w:after="60"/>
        <w:ind w:left="360" w:right="360"/>
      </w:pPr>
      <w:r>
        <w:rPr>
          <w:rFonts w:ascii="Courier New" w:cs="Courier New" w:eastAsia="Courier New" w:hAnsi="Courier New"/>
          <w:color w:val="444441"/>
          <w:sz w:val="18"/>
          <w:szCs w:val="18"/>
        </w:rPr>
        <w:t xml:space="preserve">  shared/</w:t>
      </w:r>
    </w:p>
    <w:p>
      <w:pPr>
        <w:shd w:fill="F1EFE8" w:val="clear"/>
        <w:spacing w:before="60" w:after="60"/>
        <w:ind w:left="360" w:right="360"/>
      </w:pPr>
      <w:r>
        <w:rPr>
          <w:rFonts w:ascii="Courier New" w:cs="Courier New" w:eastAsia="Courier New" w:hAnsi="Courier New"/>
          <w:color w:val="444441"/>
          <w:sz w:val="18"/>
          <w:szCs w:val="18"/>
        </w:rPr>
        <w:t xml:space="preserve">    openfinBridge.ts      &lt;!-- ~50 lines wrapping fin object --&gt;</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Dependencies:</w:t>
      </w:r>
    </w:p>
    <w:p>
      <w:pPr>
        <w:shd w:fill="F1EFE8" w:val="clear"/>
        <w:spacing w:before="60" w:after="60"/>
        <w:ind w:left="360" w:right="360"/>
      </w:pPr>
      <w:r>
        <w:rPr>
          <w:rFonts w:ascii="Courier New" w:cs="Courier New" w:eastAsia="Courier New" w:hAnsi="Courier New"/>
          <w:color w:val="444441"/>
          <w:sz w:val="18"/>
          <w:szCs w:val="18"/>
        </w:rPr>
        <w:t xml:space="preserve">    @marketsui/core       Lit component library (shared with React/Angular apps)</w:t>
      </w:r>
    </w:p>
    <w:p>
      <w:pPr>
        <w:shd w:fill="F1EFE8" w:val="clear"/>
        <w:spacing w:before="60" w:after="60"/>
        <w:ind w:left="360" w:right="360"/>
      </w:pPr>
      <w:r>
        <w:rPr>
          <w:rFonts w:ascii="Courier New" w:cs="Courier New" w:eastAsia="Courier New" w:hAnsi="Courier New"/>
          <w:color w:val="444441"/>
          <w:sz w:val="18"/>
          <w:szCs w:val="18"/>
        </w:rPr>
        <w:t xml:space="preserve">    @marketsui/tokens     CSS token files</w:t>
      </w:r>
    </w:p>
    <w:p>
      <w:pPr>
        <w:shd w:fill="F1EFE8" w:val="clear"/>
        <w:spacing w:before="60" w:after="60"/>
        <w:ind w:left="360" w:right="360"/>
      </w:pPr>
      <w:r>
        <w:rPr>
          <w:rFonts w:ascii="Courier New" w:cs="Courier New" w:eastAsia="Courier New" w:hAnsi="Courier New"/>
          <w:color w:val="444441"/>
          <w:sz w:val="18"/>
          <w:szCs w:val="18"/>
        </w:rPr>
        <w:t xml:space="preserve">    ag-grid-community     Grid — vanilla JS edition</w:t>
      </w:r>
    </w:p>
    <w:p>
      <w:pPr>
        <w:shd w:fill="F1EFE8" w:val="clear"/>
        <w:spacing w:before="60" w:after="60"/>
        <w:ind w:left="360" w:right="360"/>
      </w:pPr>
      <w:r>
        <w:rPr>
          <w:rFonts w:ascii="Courier New" w:cs="Courier New" w:eastAsia="Courier New" w:hAnsi="Courier New"/>
          <w:color w:val="444441"/>
          <w:sz w:val="18"/>
          <w:szCs w:val="18"/>
        </w:rPr>
        <w:t xml:space="preserve">    @monaco-editor/loader Monaco JSON editor</w:t>
      </w:r>
    </w:p>
    <w:p>
      <w:pPr>
        <w:shd w:fill="F1EFE8" w:val="clear"/>
        <w:spacing w:before="60" w:after="60"/>
        <w:ind w:left="360" w:right="360"/>
      </w:pPr>
      <w:r>
        <w:rPr>
          <w:rFonts w:ascii="Courier New" w:cs="Courier New" w:eastAsia="Courier New" w:hAnsi="Courier New"/>
          <w:color w:val="444441"/>
          <w:sz w:val="18"/>
          <w:szCs w:val="18"/>
        </w:rPr>
        <w:t xml:space="preserve">    sortablejs            Drag-and-drop tree for Dock Editor</w:t>
      </w:r>
    </w:p>
    <w:p>
      <w:pPr>
        <w:shd w:fill="F1EFE8" w:val="clear"/>
        <w:spacing w:before="60" w:after="60"/>
        <w:ind w:left="360" w:right="360"/>
      </w:pPr>
      <w:r>
        <w:rPr>
          <w:rFonts w:ascii="Courier New" w:cs="Courier New" w:eastAsia="Courier New" w:hAnsi="Courier New"/>
          <w:color w:val="444441"/>
          <w:sz w:val="18"/>
          <w:szCs w:val="18"/>
        </w:rPr>
        <w:t xml:space="preserve">    lit                   ~5KB base class for Web Components</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No build pipeline is required for admin tools in development. Each HTML file is served directly by the platform static file server. The Lit TypeScript components are compiled by the same monorepo tsc/Vite pipeline that builds @marketsui/core. The compiled JS is referenced from each index.html.</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12.4  JSON editor — Monaco</w:t>
      </w:r>
    </w:p>
    <w:p>
      <w:pPr>
        <w:spacing w:before="80" w:after="80"/>
      </w:pPr>
      <w:r>
        <w:rPr>
          <w:rFonts w:ascii="Arial" w:cs="Arial" w:eastAsia="Arial" w:hAnsi="Arial"/>
          <w:sz w:val="22"/>
          <w:szCs w:val="22"/>
        </w:rPr>
        <w:t xml:space="preserve">Monaco Editor (the VS Code engine) is used for the base config JSON editor inside the Component Registry Editor. It is chosen over simpler alternatives for the following reasons: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1860"/>
      </w:tblGrid>
      <w:tr>
        <w:trPr>
          <w:tblHeader/>
        </w:trPr>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Monaco</w:t>
            </w:r>
          </w:p>
        </w:tc>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CodeMirror 6</w:t>
            </w:r>
          </w:p>
        </w:tc>
        <w:tc>
          <w:tcPr>
            <w:tcW w:type="dxa" w:w="18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Textarea only</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Full JSON schema validation</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 — red underlines, hover errors</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Partial — requires plugin</w:t>
            </w:r>
          </w:p>
        </w:tc>
        <w:tc>
          <w:tcPr>
            <w:tcW w:type="dxa" w:w="1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Format document (Shift+Alt+F)</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 — built in</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Fold/unfold nested objects</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 — built in</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Partial</w:t>
            </w:r>
          </w:p>
        </w:tc>
        <w:tc>
          <w:tcPr>
            <w:tcW w:type="dxa" w:w="1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Bracket matching &amp; auto-close</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Bundle size</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~2MB</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~250KB</w:t>
            </w:r>
          </w:p>
        </w:tc>
        <w:tc>
          <w:tcPr>
            <w:tcW w:type="dxa" w:w="18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~0KB</w:t>
            </w:r>
          </w:p>
        </w:tc>
      </w:tr>
      <w:tr>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Suitable for 100+ line configs</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 — designed for it</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Acceptable</w:t>
            </w:r>
          </w:p>
        </w:tc>
        <w:tc>
          <w:tcPr>
            <w:tcW w:type="dxa" w:w="18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Poor</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2MB Monaco bundle cost is acceptable for admin tools opened by developers — not user-facing trading components. Base config blobs for AG-Grid column definitions, filter models, and window layout config can easily reach 100-300 lines of JSON. Monaco provides the professional editing experience developers expect for this kind of structured JSON.</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Monaco wrapper Lit component</w:t>
      </w:r>
    </w:p>
    <w:p>
      <w:pPr>
        <w:shd w:fill="F1EFE8" w:val="clear"/>
        <w:spacing w:before="60" w:after="60"/>
        <w:ind w:left="360" w:right="360"/>
      </w:pPr>
      <w:r>
        <w:rPr>
          <w:rFonts w:ascii="Courier New" w:cs="Courier New" w:eastAsia="Courier New" w:hAnsi="Courier New"/>
          <w:color w:val="444441"/>
          <w:sz w:val="18"/>
          <w:szCs w:val="18"/>
        </w:rPr>
        <w:t xml:space="preserve">@customElement("mui-json-editor")</w:t>
      </w:r>
    </w:p>
    <w:p>
      <w:pPr>
        <w:shd w:fill="F1EFE8" w:val="clear"/>
        <w:spacing w:before="60" w:after="60"/>
        <w:ind w:left="360" w:right="360"/>
      </w:pPr>
      <w:r>
        <w:rPr>
          <w:rFonts w:ascii="Courier New" w:cs="Courier New" w:eastAsia="Courier New" w:hAnsi="Courier New"/>
          <w:color w:val="444441"/>
          <w:sz w:val="18"/>
          <w:szCs w:val="18"/>
        </w:rPr>
        <w:t xml:space="preserve">export class MuiJsonEditor extends LitElement {</w:t>
      </w:r>
    </w:p>
    <w:p>
      <w:pPr>
        <w:shd w:fill="F1EFE8" w:val="clear"/>
        <w:spacing w:before="60" w:after="60"/>
        <w:ind w:left="360" w:right="360"/>
      </w:pPr>
      <w:r>
        <w:rPr>
          <w:rFonts w:ascii="Courier New" w:cs="Courier New" w:eastAsia="Courier New" w:hAnsi="Courier New"/>
          <w:color w:val="444441"/>
          <w:sz w:val="18"/>
          <w:szCs w:val="18"/>
        </w:rPr>
        <w:t xml:space="preserve">  @property() value: string = "{}";</w:t>
      </w:r>
    </w:p>
    <w:p>
      <w:pPr>
        <w:shd w:fill="F1EFE8" w:val="clear"/>
        <w:spacing w:before="60" w:after="60"/>
        <w:ind w:left="360" w:right="360"/>
      </w:pPr>
      <w:r>
        <w:rPr>
          <w:rFonts w:ascii="Courier New" w:cs="Courier New" w:eastAsia="Courier New" w:hAnsi="Courier New"/>
          <w:color w:val="444441"/>
          <w:sz w:val="18"/>
          <w:szCs w:val="18"/>
        </w:rPr>
        <w:t xml:space="preserve">  private editor: monaco.editor.IStandaloneCodeEditor;</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firstUpdated() {</w:t>
      </w:r>
    </w:p>
    <w:p>
      <w:pPr>
        <w:shd w:fill="F1EFE8" w:val="clear"/>
        <w:spacing w:before="60" w:after="60"/>
        <w:ind w:left="360" w:right="360"/>
      </w:pPr>
      <w:r>
        <w:rPr>
          <w:rFonts w:ascii="Courier New" w:cs="Courier New" w:eastAsia="Courier New" w:hAnsi="Courier New"/>
          <w:color w:val="444441"/>
          <w:sz w:val="18"/>
          <w:szCs w:val="18"/>
        </w:rPr>
        <w:t xml:space="preserve">    this.editor = monaco.editor.create(this.shadowRoot.getElementById("container"), {</w:t>
      </w:r>
    </w:p>
    <w:p>
      <w:pPr>
        <w:shd w:fill="F1EFE8" w:val="clear"/>
        <w:spacing w:before="60" w:after="60"/>
        <w:ind w:left="360" w:right="360"/>
      </w:pPr>
      <w:r>
        <w:rPr>
          <w:rFonts w:ascii="Courier New" w:cs="Courier New" w:eastAsia="Courier New" w:hAnsi="Courier New"/>
          <w:color w:val="444441"/>
          <w:sz w:val="18"/>
          <w:szCs w:val="18"/>
        </w:rPr>
        <w:t xml:space="preserve">      language:            "json",</w:t>
      </w:r>
    </w:p>
    <w:p>
      <w:pPr>
        <w:shd w:fill="F1EFE8" w:val="clear"/>
        <w:spacing w:before="60" w:after="60"/>
        <w:ind w:left="360" w:right="360"/>
      </w:pPr>
      <w:r>
        <w:rPr>
          <w:rFonts w:ascii="Courier New" w:cs="Courier New" w:eastAsia="Courier New" w:hAnsi="Courier New"/>
          <w:color w:val="444441"/>
          <w:sz w:val="18"/>
          <w:szCs w:val="18"/>
        </w:rPr>
        <w:t xml:space="preserve">      theme:               "vs-dark",</w:t>
      </w:r>
    </w:p>
    <w:p>
      <w:pPr>
        <w:shd w:fill="F1EFE8" w:val="clear"/>
        <w:spacing w:before="60" w:after="60"/>
        <w:ind w:left="360" w:right="360"/>
      </w:pPr>
      <w:r>
        <w:rPr>
          <w:rFonts w:ascii="Courier New" w:cs="Courier New" w:eastAsia="Courier New" w:hAnsi="Courier New"/>
          <w:color w:val="444441"/>
          <w:sz w:val="18"/>
          <w:szCs w:val="18"/>
        </w:rPr>
        <w:t xml:space="preserve">      fontSize:             13,</w:t>
      </w:r>
    </w:p>
    <w:p>
      <w:pPr>
        <w:shd w:fill="F1EFE8" w:val="clear"/>
        <w:spacing w:before="60" w:after="60"/>
        <w:ind w:left="360" w:right="360"/>
      </w:pPr>
      <w:r>
        <w:rPr>
          <w:rFonts w:ascii="Courier New" w:cs="Courier New" w:eastAsia="Courier New" w:hAnsi="Courier New"/>
          <w:color w:val="444441"/>
          <w:sz w:val="18"/>
          <w:szCs w:val="18"/>
        </w:rPr>
        <w:t xml:space="preserve">      fontFamily:          "JetBrains Mono Variable, monospace",</w:t>
      </w:r>
    </w:p>
    <w:p>
      <w:pPr>
        <w:shd w:fill="F1EFE8" w:val="clear"/>
        <w:spacing w:before="60" w:after="60"/>
        <w:ind w:left="360" w:right="360"/>
      </w:pPr>
      <w:r>
        <w:rPr>
          <w:rFonts w:ascii="Courier New" w:cs="Courier New" w:eastAsia="Courier New" w:hAnsi="Courier New"/>
          <w:color w:val="444441"/>
          <w:sz w:val="18"/>
          <w:szCs w:val="18"/>
        </w:rPr>
        <w:t xml:space="preserve">      minimap:             { enabled: false },</w:t>
      </w:r>
    </w:p>
    <w:p>
      <w:pPr>
        <w:shd w:fill="F1EFE8" w:val="clear"/>
        <w:spacing w:before="60" w:after="60"/>
        <w:ind w:left="360" w:right="360"/>
      </w:pPr>
      <w:r>
        <w:rPr>
          <w:rFonts w:ascii="Courier New" w:cs="Courier New" w:eastAsia="Courier New" w:hAnsi="Courier New"/>
          <w:color w:val="444441"/>
          <w:sz w:val="18"/>
          <w:szCs w:val="18"/>
        </w:rPr>
        <w:t xml:space="preserve">      formatOnPaste:        true,</w:t>
      </w:r>
    </w:p>
    <w:p>
      <w:pPr>
        <w:shd w:fill="F1EFE8" w:val="clear"/>
        <w:spacing w:before="60" w:after="60"/>
        <w:ind w:left="360" w:right="360"/>
      </w:pPr>
      <w:r>
        <w:rPr>
          <w:rFonts w:ascii="Courier New" w:cs="Courier New" w:eastAsia="Courier New" w:hAnsi="Courier New"/>
          <w:color w:val="444441"/>
          <w:sz w:val="18"/>
          <w:szCs w:val="18"/>
        </w:rPr>
        <w:t xml:space="preserve">      scrollBeyondLastLine: false,</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12.5  Drag-and-drop tree — SortableJS</w:t>
      </w:r>
    </w:p>
    <w:p>
      <w:pPr>
        <w:spacing w:before="80" w:after="80"/>
      </w:pPr>
      <w:r>
        <w:rPr>
          <w:rFonts w:ascii="Arial" w:cs="Arial" w:eastAsia="Arial" w:hAnsi="Arial"/>
          <w:sz w:val="22"/>
          <w:szCs w:val="22"/>
        </w:rPr>
        <w:t xml:space="preserve">The Dock Menu Editor uses SortableJS for the drag-and-drop tree builder. SortableJS is chosen because it is vanilla JS (no framework), handles nested sortable groups (items inside submenus), supports touch, and has no dependencies.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3560"/>
      </w:tblGrid>
      <w:tr>
        <w:trPr>
          <w:tblHeader/>
        </w:trPr>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Nested sort</w:t>
            </w:r>
          </w:p>
        </w:tc>
        <w:tc>
          <w:tcPr>
            <w:tcW w:type="dxa" w:w="3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SortableJS</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Vanilla JS</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 — group option enables dragging between parent and child lists</w:t>
            </w:r>
          </w:p>
        </w:tc>
        <w:tc>
          <w:tcPr>
            <w:tcW w:type="dxa" w:w="3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SELECTED</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@dnd-kit</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React only</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3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Rejected — React dependency</w:t>
            </w:r>
          </w:p>
        </w:tc>
      </w:tr>
      <w:tr>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react-beautiful-dnd</w:t>
            </w:r>
          </w:p>
        </w:tc>
        <w:tc>
          <w:tcPr>
            <w:tcW w:type="dxa" w:w="1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React only</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Limited</w:t>
            </w:r>
          </w:p>
        </w:tc>
        <w:tc>
          <w:tcPr>
            <w:tcW w:type="dxa" w:w="3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Rejected — deprecated + React only</w:t>
            </w:r>
          </w:p>
        </w:tc>
      </w:tr>
      <w:tr>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HTML5 drag API</w:t>
            </w:r>
          </w:p>
        </w:tc>
        <w:tc>
          <w:tcPr>
            <w:tcW w:type="dxa" w:w="1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Vanilla JS</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Manual implementation required</w:t>
            </w:r>
          </w:p>
        </w:tc>
        <w:tc>
          <w:tcPr>
            <w:tcW w:type="dxa" w:w="3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Rejected — too much custom code for nested trees</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12.6  openfinBridge.ts</w:t>
      </w:r>
    </w:p>
    <w:p>
      <w:pPr>
        <w:spacing w:before="80" w:after="80"/>
      </w:pPr>
      <w:r>
        <w:rPr>
          <w:rFonts w:ascii="Arial" w:cs="Arial" w:eastAsia="Arial" w:hAnsi="Arial"/>
          <w:sz w:val="22"/>
          <w:szCs w:val="22"/>
        </w:rPr>
        <w:t xml:space="preserve">A thin vanilla TypeScript wrapper around the fin object. The admin tools use this bridge exclusively — they never call fin directly. This makes the admin tools testable outside OpenFin by swapping the bridge for a mock.</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openfinBridge.ts — complete OpenFin surface for admin tools</w:t>
      </w:r>
    </w:p>
    <w:p>
      <w:pPr>
        <w:shd w:fill="F1EFE8" w:val="clear"/>
        <w:spacing w:before="60" w:after="60"/>
        <w:ind w:left="360" w:right="360"/>
      </w:pPr>
      <w:r>
        <w:rPr>
          <w:rFonts w:ascii="Courier New" w:cs="Courier New" w:eastAsia="Courier New" w:hAnsi="Courier New"/>
          <w:color w:val="444441"/>
          <w:sz w:val="18"/>
          <w:szCs w:val="18"/>
        </w:rPr>
        <w:t xml:space="preserve">export const openfinBridge = {</w:t>
      </w:r>
    </w:p>
    <w:p>
      <w:pPr>
        <w:shd w:fill="F1EFE8" w:val="clear"/>
        <w:spacing w:before="60" w:after="60"/>
        <w:ind w:left="360" w:right="360"/>
      </w:pPr>
      <w:r>
        <w:rPr>
          <w:rFonts w:ascii="Courier New" w:cs="Courier New" w:eastAsia="Courier New" w:hAnsi="Courier New"/>
          <w:color w:val="444441"/>
          <w:sz w:val="18"/>
          <w:szCs w:val="18"/>
        </w:rPr>
        <w:t xml:space="preserve">  async getCustomData(): Promise&lt;AdminWindowCustomData&gt; {</w:t>
      </w:r>
    </w:p>
    <w:p>
      <w:pPr>
        <w:shd w:fill="F1EFE8" w:val="clear"/>
        <w:spacing w:before="60" w:after="60"/>
        <w:ind w:left="360" w:right="360"/>
      </w:pPr>
      <w:r>
        <w:rPr>
          <w:rFonts w:ascii="Courier New" w:cs="Courier New" w:eastAsia="Courier New" w:hAnsi="Courier New"/>
          <w:color w:val="444441"/>
          <w:sz w:val="18"/>
          <w:szCs w:val="18"/>
        </w:rPr>
        <w:t xml:space="preserve">    const opts = await fin.me.getOptions();</w:t>
      </w:r>
    </w:p>
    <w:p>
      <w:pPr>
        <w:shd w:fill="F1EFE8" w:val="clear"/>
        <w:spacing w:before="60" w:after="60"/>
        <w:ind w:left="360" w:right="360"/>
      </w:pPr>
      <w:r>
        <w:rPr>
          <w:rFonts w:ascii="Courier New" w:cs="Courier New" w:eastAsia="Courier New" w:hAnsi="Courier New"/>
          <w:color w:val="444441"/>
          <w:sz w:val="18"/>
          <w:szCs w:val="18"/>
        </w:rPr>
        <w:t xml:space="preserve">    return opts.customData as AdminWindowCustomData;</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async getAppContext(): Promise&lt;AppContext&gt; {</w:t>
      </w:r>
    </w:p>
    <w:p>
      <w:pPr>
        <w:shd w:fill="F1EFE8" w:val="clear"/>
        <w:spacing w:before="60" w:after="60"/>
        <w:ind w:left="360" w:right="360"/>
      </w:pPr>
      <w:r>
        <w:rPr>
          <w:rFonts w:ascii="Courier New" w:cs="Courier New" w:eastAsia="Courier New" w:hAnsi="Courier New"/>
          <w:color w:val="444441"/>
          <w:sz w:val="18"/>
          <w:szCs w:val="18"/>
        </w:rPr>
        <w:t xml:space="preserve">    const info = await fin.Application.getCurrentSync().getInfo();</w:t>
      </w:r>
    </w:p>
    <w:p>
      <w:pPr>
        <w:shd w:fill="F1EFE8" w:val="clear"/>
        <w:spacing w:before="60" w:after="60"/>
        <w:ind w:left="360" w:right="360"/>
      </w:pPr>
      <w:r>
        <w:rPr>
          <w:rFonts w:ascii="Courier New" w:cs="Courier New" w:eastAsia="Courier New" w:hAnsi="Courier New"/>
          <w:color w:val="444441"/>
          <w:sz w:val="18"/>
          <w:szCs w:val="18"/>
        </w:rPr>
        <w:t xml:space="preserve">    return AppContext.fromManifest(info.initialOptions.customData);</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async focusWindow(name: string, uuid: string): Promise&lt;void&gt; {</w:t>
      </w:r>
    </w:p>
    <w:p>
      <w:pPr>
        <w:shd w:fill="F1EFE8" w:val="clear"/>
        <w:spacing w:before="60" w:after="60"/>
        <w:ind w:left="360" w:right="360"/>
      </w:pPr>
      <w:r>
        <w:rPr>
          <w:rFonts w:ascii="Courier New" w:cs="Courier New" w:eastAsia="Courier New" w:hAnsi="Courier New"/>
          <w:color w:val="444441"/>
          <w:sz w:val="18"/>
          <w:szCs w:val="18"/>
        </w:rPr>
        <w:t xml:space="preserve">    const win = fin.Window.wrap({ name, uuid });</w:t>
      </w:r>
    </w:p>
    <w:p>
      <w:pPr>
        <w:shd w:fill="F1EFE8" w:val="clear"/>
        <w:spacing w:before="60" w:after="60"/>
        <w:ind w:left="360" w:right="360"/>
      </w:pPr>
      <w:r>
        <w:rPr>
          <w:rFonts w:ascii="Courier New" w:cs="Courier New" w:eastAsia="Courier New" w:hAnsi="Courier New"/>
          <w:color w:val="444441"/>
          <w:sz w:val="18"/>
          <w:szCs w:val="18"/>
        </w:rPr>
        <w:t xml:space="preserve">    await (await win).focus();</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async publishReloadDock(): Promise&lt;void&gt; {</w:t>
      </w:r>
    </w:p>
    <w:p>
      <w:pPr>
        <w:shd w:fill="F1EFE8" w:val="clear"/>
        <w:spacing w:before="60" w:after="60"/>
        <w:ind w:left="360" w:right="360"/>
      </w:pPr>
      <w:r>
        <w:rPr>
          <w:rFonts w:ascii="Courier New" w:cs="Courier New" w:eastAsia="Courier New" w:hAnsi="Courier New"/>
          <w:color w:val="444441"/>
          <w:sz w:val="18"/>
          <w:szCs w:val="18"/>
        </w:rPr>
        <w:t xml:space="preserve">    await fin.InterApplicationBus.publish("marketsui.reload-dock",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r>
        <w:br w:type="page"/>
      </w:r>
    </w:p>
    <w:p>
      <w:pPr>
        <w:pStyle w:val="Heading1"/>
        <w:spacing w:before="400" w:after="200"/>
      </w:pPr>
      <w:r>
        <w:rPr>
          <w:rFonts w:ascii="Arial" w:cs="Arial" w:eastAsia="Arial" w:hAnsi="Arial"/>
          <w:b/>
          <w:bCs/>
          <w:color w:val="1E1B4B"/>
          <w:sz w:val="32"/>
          <w:szCs w:val="32"/>
        </w:rPr>
        <w:t xml:space="preserve">13. Package Architecture</w:t>
      </w:r>
    </w:p>
    <w:p>
      <w:pPr>
        <w:pStyle w:val="Heading2"/>
        <w:spacing w:before="320" w:after="160"/>
      </w:pPr>
      <w:r>
        <w:rPr>
          <w:rFonts w:ascii="Arial" w:cs="Arial" w:eastAsia="Arial" w:hAnsi="Arial"/>
          <w:b/>
          <w:bCs/>
          <w:color w:val="534AB7"/>
          <w:sz w:val="26"/>
          <w:szCs w:val="26"/>
        </w:rPr>
        <w:t xml:space="preserve">13.1  Design principle — platform logic in a package, not a starter</w:t>
      </w:r>
    </w:p>
    <w:p>
      <w:pPr>
        <w:spacing w:before="80" w:after="80"/>
      </w:pPr>
      <w:r>
        <w:rPr>
          <w:rFonts w:ascii="Arial" w:cs="Arial" w:eastAsia="Arial" w:hAnsi="Arial"/>
          <w:sz w:val="22"/>
          <w:szCs w:val="22"/>
        </w:rPr>
        <w:t xml:space="preserve">Platform bootstrap logic must live in a published npm package (@marketsui/platform), not inside a starter project. If the platform code lived in a starter, every team that copies the starter gets their own copy with no way to patch it centrally. A bug fix or API change would require updating every repo manually.</w:t>
      </w:r>
    </w:p>
    <w:p>
      <w:pPr>
        <w:spacing w:before="80" w:after="80"/>
      </w:pPr>
      <w:r>
        <w:t xml:space="preserve"/>
      </w:r>
    </w:p>
    <w:p>
      <w:pPr>
        <w:spacing w:before="80" w:after="80"/>
      </w:pPr>
      <w:r>
        <w:rPr>
          <w:rFonts w:ascii="Arial" w:cs="Arial" w:eastAsia="Arial" w:hAnsi="Arial"/>
          <w:sz w:val="22"/>
          <w:szCs w:val="22"/>
        </w:rPr>
        <w:t xml:space="preserve">The correct separation is: the package contains all reusable logic, the platform-app is a thin entry point that calls the package, and starter projects are templates for content views that import only the view-side APIs from the package.</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20: Platform bootstrap logic lives exclusively in @marketsui/platform. It is never duplicated in starter projects or content view repos.</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13.2  Package registry and distribution</w:t>
      </w:r>
    </w:p>
    <w:p>
      <w:pPr>
        <w:spacing w:before="80" w:after="80"/>
      </w:pPr>
      <w:r>
        <w:rPr>
          <w:rFonts w:ascii="Arial" w:cs="Arial" w:eastAsia="Arial" w:hAnsi="Arial"/>
          <w:sz w:val="22"/>
          <w:szCs w:val="22"/>
        </w:rPr>
        <w:t xml:space="preserve">All @marketsui/* packages are published to the corporate Artifactory npm registry. Starter projects use Artifactory as the primary distribution channel but also carry a vendored fallback copy (.marketsui/) so that day-one development requires no registry configuration.</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13.2.1  Published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@marketsui/tokens</w:t>
            </w:r>
          </w:p>
        </w:tc>
        <w:tc>
          <w:tcPr>
            <w:tcW w:type="dxa" w:w="4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CSS custom property token files (primitives, semantic, trading, typography, spacing, motion) + framework bridge files (shadcn, PrimeNG, AG-Grid)</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Everyone — platform, React views, Angular views, admin tools, Lit core</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@marketsui/core</w:t>
            </w:r>
          </w:p>
        </w:tc>
        <w:tc>
          <w:tcPr>
            <w:tcW w:type="dxa" w:w="4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Lit Web Components — &lt;mui-button&gt;, &lt;mui-badge&gt;, &lt;mui-data-grid&gt;, &lt;mui-form-row&gt;, &lt;mui-json-editor&gt; etc. The source of truth for all visual components.</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 tools (directly). React and Angular teams (via wrappers).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@marketsui/react</w:t>
            </w:r>
          </w:p>
        </w:tc>
        <w:tc>
          <w:tcPr>
            <w:tcW w:type="dxa" w:w="4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React wrappers around @marketsui/core Lit components. MuiButton, MuiDataGrid as React components. useComponentConfig, useOpenFin, useTheme hooks.</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React content teams only</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@marketsui/angular</w:t>
            </w:r>
          </w:p>
        </w:tc>
        <w:tc>
          <w:tcPr>
            <w:tcW w:type="dxa" w:w="4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Angular wrappers around @marketsui/core. MuiButtonComponent, MuiDataGridComponent. ComponentConfigService, OpenFinService, ThemeDirective.</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Angular content teams only</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@marketsui/platform</w:t>
            </w:r>
          </w:p>
        </w:tc>
        <w:tc>
          <w:tcPr>
            <w:tcW w:type="dxa" w:w="4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bootstrap, configManager, WorkspaceOverride, DockBuilder, AppContext, resolveInstanceId, lifecycle utilities. Two entry points: /bootstrap (platform team) and /view (content teams).</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team (full). React/Angular teams (/view entry point only).</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@marketsui/viewserver-react</w:t>
            </w:r>
          </w:p>
        </w:tc>
        <w:tc>
          <w:tcPr>
            <w:tcW w:type="dxa" w:w="4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useSubscription, useParamSubscription, useLiveQuery, useMultiSubscription hooks for React. FI_QUERIES template library.</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React content teams only</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@marketsui/viewserver-angular</w:t>
            </w:r>
          </w:p>
        </w:tc>
        <w:tc>
          <w:tcPr>
            <w:tcW w:type="dxa" w:w="4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ViewServerService, LiveQueryDirective, LiveQueryPipe for Angular. FI_QUERIES template library.</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Angular content teams only</w:t>
            </w:r>
          </w:p>
        </w:tc>
      </w:tr>
    </w:tbl>
    <w:p>
      <w:pPr>
        <w:spacing w:before="80" w:after="80"/>
      </w:pPr>
      <w:r>
        <w:t xml:space="preserve"/>
      </w:r>
    </w:p>
    <w:p>
      <w:pPr>
        <w:pStyle w:val="Heading3"/>
        <w:spacing w:before="240" w:after="120"/>
      </w:pPr>
      <w:r>
        <w:rPr>
          <w:rFonts w:ascii="Arial" w:cs="Arial" w:eastAsia="Arial" w:hAnsi="Arial"/>
          <w:b/>
          <w:bCs/>
          <w:color w:val="0F6E56"/>
          <w:sz w:val="22"/>
          <w:szCs w:val="22"/>
        </w:rPr>
        <w:t xml:space="preserve">13.2.2  Artifactory repository structure</w:t>
      </w:r>
    </w:p>
    <w:p>
      <w:pPr>
        <w:spacing w:before="80" w:after="80"/>
      </w:pPr>
      <w:r>
        <w:rPr>
          <w:rFonts w:ascii="Arial" w:cs="Arial" w:eastAsia="Arial" w:hAnsi="Arial"/>
          <w:sz w:val="22"/>
          <w:szCs w:val="22"/>
        </w:rPr>
        <w:t xml:space="preserve">Packages are promoted through three Artifactory local repositories matching the platform promotion pipeline. Starters always pull from marketsui-release — the production-signed, Xray-scanned channel.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Artifactory repo</w:t>
            </w:r>
          </w:p>
        </w:tc>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Who publishes</w:t>
            </w:r>
          </w:p>
        </w:tc>
        <w:tc>
          <w:tcPr>
            <w:tcW w:type="dxa" w:w="2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Who consumes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marketsui-dev-local</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Development builds — published on every main branch merge. Xray scanning runs here.</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CI/CD (platform team pipeline)</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team internal testing only</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marketsui-staging-local</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Promoted after platform team internal testing passes.</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Promotion pipeline (automated)</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QA, UAT environments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marketsui-release-local</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Promoted after UAT sign-off. Production-safe packages only.</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Promotion pipeline (manual approval)</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Starter .npmrc + marketsui:update script</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marketsui-virtual</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Virtual repo combining all three local repos + npmjs.com proxy. Single registry URL for all npm traffic.</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Artifactory (auto-aggregated)</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Optionally used if firm proxies all npm through Artifactory</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Artifactory Xray scans every package published to marketsui-dev-local for CVE vulnerabilities and licence violations. A package that fails scanning is blocked from promotion. This means by the time a package reaches marketsui-release-local it has passed security review — a guarantee that vendoring compiled output cannot provide.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13.2.3  Distribution model — Artifactory primary, vendored fallback</w:t>
      </w:r>
    </w:p>
    <w:p>
      <w:pPr>
        <w:spacing w:before="80" w:after="80"/>
      </w:pPr>
      <w:r>
        <w:rPr>
          <w:rFonts w:ascii="Arial" w:cs="Arial" w:eastAsia="Arial" w:hAnsi="Arial"/>
          <w:sz w:val="22"/>
          <w:szCs w:val="22"/>
        </w:rPr>
        <w:t xml:space="preserve">Starters use a dual-path model. Artifactory is the primary source for all installs. The vendored .marketsui/ directory is the fallback that enables zero-friction day-one development before a developer has configured their API key.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360"/>
      </w:tblGrid>
      <w:tr>
        <w:trPr>
          <w:tblHeader/>
        </w:trPr>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Path used</w:t>
            </w:r>
          </w:p>
        </w:tc>
        <w:tc>
          <w:tcPr>
            <w:tcW w:type="dxa" w:w="1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Registry needed?</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Developer clones starter for the first time (no API key yet)</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file:.marketsui/ vendored copy — npm install resolves all @marketsui/* locally</w:t>
            </w:r>
          </w:p>
        </w:tc>
        <w:tc>
          <w:tcPr>
            <w:tcW w:type="dxa" w:w="1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Developer runs npm install on a machine with API key configured</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Artifactory marketsui-release-local — semver ranges resolved from registry</w:t>
            </w:r>
          </w:p>
        </w:tc>
        <w:tc>
          <w:tcPr>
            <w:tcW w:type="dxa" w:w="1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Developer runs npm run marketsui:update</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Artifactory marketsui-release-local — latest packages fetched, .marketsui/ overwritten</w:t>
            </w:r>
          </w:p>
        </w:tc>
        <w:tc>
          <w:tcPr>
            <w:tcW w:type="dxa" w:w="1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CI/CD build pipeline</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Artifactory marketsui-release-local — API key injected via CI environment variable</w:t>
            </w:r>
          </w:p>
        </w:tc>
        <w:tc>
          <w:tcPr>
            <w:tcW w:type="dxa" w:w="1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Offline development / restricted network</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file:.marketsui/ vendored copy — works without any network access</w:t>
            </w:r>
          </w:p>
        </w:tc>
        <w:tc>
          <w:tcPr>
            <w:tcW w:type="dxa" w:w="1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npm resolves file: references before hitting the registry. If a developer has both the vendored copy and a configured API key, npm uses the file: reference. To force npm to use Artifactory instead of the vendored copy, run npm install --prefer-online or delete the relevant .marketsui/ subdirectory.</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13.2.4  Authentication — API key in developer profile</w:t>
      </w:r>
    </w:p>
    <w:p>
      <w:pPr>
        <w:spacing w:before="80" w:after="80"/>
      </w:pPr>
      <w:r>
        <w:rPr>
          <w:rFonts w:ascii="Arial" w:cs="Arial" w:eastAsia="Arial" w:hAnsi="Arial"/>
          <w:sz w:val="22"/>
          <w:szCs w:val="22"/>
        </w:rPr>
        <w:t xml:space="preserve">Developers authenticate to Artifactory using a personal API key stored in their global ~/.npmrc. This is a one-time setup performed once per machine. The starter .npmrc is committed to the repo but contains no secrets — only the registry scope mapping.</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13.2.4a  Committed .npmrc in starter (no secrets)</w:t>
      </w:r>
    </w:p>
    <w:p>
      <w:pPr>
        <w:shd w:fill="F1EFE8" w:val="clear"/>
        <w:spacing w:before="60" w:after="60"/>
        <w:ind w:left="360" w:right="360"/>
      </w:pPr>
      <w:r>
        <w:rPr>
          <w:rFonts w:ascii="Courier New" w:cs="Courier New" w:eastAsia="Courier New" w:hAnsi="Courier New"/>
          <w:color w:val="444441"/>
          <w:sz w:val="18"/>
          <w:szCs w:val="18"/>
        </w:rPr>
        <w:t xml:space="preserve"># .npmrc — committed to the starter repo</w:t>
      </w:r>
    </w:p>
    <w:p>
      <w:pPr>
        <w:shd w:fill="F1EFE8" w:val="clear"/>
        <w:spacing w:before="60" w:after="60"/>
        <w:ind w:left="360" w:right="360"/>
      </w:pPr>
      <w:r>
        <w:rPr>
          <w:rFonts w:ascii="Courier New" w:cs="Courier New" w:eastAsia="Courier New" w:hAnsi="Courier New"/>
          <w:color w:val="444441"/>
          <w:sz w:val="18"/>
          <w:szCs w:val="18"/>
        </w:rPr>
        <w:t xml:space="preserve"># Scopes @marketsui to Artifactory release channel.</w:t>
      </w:r>
    </w:p>
    <w:p>
      <w:pPr>
        <w:shd w:fill="F1EFE8" w:val="clear"/>
        <w:spacing w:before="60" w:after="60"/>
        <w:ind w:left="360" w:right="360"/>
      </w:pPr>
      <w:r>
        <w:rPr>
          <w:rFonts w:ascii="Courier New" w:cs="Courier New" w:eastAsia="Courier New" w:hAnsi="Courier New"/>
          <w:color w:val="444441"/>
          <w:sz w:val="18"/>
          <w:szCs w:val="18"/>
        </w:rPr>
        <w:t xml:space="preserve"># Auth token is read from the developer global ~/.npmrc — never committed here.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@marketsui:registry=https://artifactory.yourfirm.com/npm/marketsui-release/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13.2.4b  Developer global ~/.npmrc setup (one-time per machine)</w:t>
      </w:r>
    </w:p>
    <w:p>
      <w:pPr>
        <w:shd w:fill="F1EFE8" w:val="clear"/>
        <w:spacing w:before="60" w:after="60"/>
        <w:ind w:left="360" w:right="360"/>
      </w:pPr>
      <w:r>
        <w:rPr>
          <w:rFonts w:ascii="Courier New" w:cs="Courier New" w:eastAsia="Courier New" w:hAnsi="Courier New"/>
          <w:color w:val="444441"/>
          <w:sz w:val="18"/>
          <w:szCs w:val="18"/>
        </w:rPr>
        <w:t xml:space="preserve"># ~/.npmrc  — developer global config, never committed</w:t>
      </w:r>
    </w:p>
    <w:p>
      <w:pPr>
        <w:shd w:fill="F1EFE8" w:val="clear"/>
        <w:spacing w:before="60" w:after="60"/>
        <w:ind w:left="360" w:right="360"/>
      </w:pPr>
      <w:r>
        <w:rPr>
          <w:rFonts w:ascii="Courier New" w:cs="Courier New" w:eastAsia="Courier New" w:hAnsi="Courier New"/>
          <w:color w:val="444441"/>
          <w:sz w:val="18"/>
          <w:szCs w:val="18"/>
        </w:rPr>
        <w:t xml:space="preserve">//artifactory.yourfirm.com/npm/:_authToken=YOUR_API_KEY_HERE</w:t>
      </w:r>
    </w:p>
    <w:p>
      <w:pPr>
        <w:spacing w:before="80" w:after="80"/>
      </w:pPr>
      <w:r>
        <w:t xml:space="preserve"/>
      </w:r>
    </w:p>
    <w:p>
      <w:pPr>
        <w:spacing w:before="80" w:after="80"/>
      </w:pPr>
      <w:r>
        <w:rPr>
          <w:rFonts w:ascii="Arial" w:cs="Arial" w:eastAsia="Arial" w:hAnsi="Arial"/>
          <w:sz w:val="22"/>
          <w:szCs w:val="22"/>
        </w:rPr>
        <w:t xml:space="preserve">Step-by-step setup guide committed to the starter README.md:</w:t>
      </w:r>
    </w:p>
    <w:p>
      <w:pPr>
        <w:pStyle w:val="ListParagraph"/>
        <w:numPr>
          <w:ilvl w:val="0"/>
          <w:numId w:val="3"/>
        </w:numPr>
        <w:spacing w:before="60" w:after="60"/>
      </w:pPr>
      <w:r>
        <w:rPr>
          <w:rFonts w:ascii="Arial" w:cs="Arial" w:eastAsia="Arial" w:hAnsi="Arial"/>
          <w:sz w:val="22"/>
          <w:szCs w:val="22"/>
        </w:rPr>
        <w:t xml:space="preserve">Open https://artifactory.yourfirm.com and log in with your corporate SSO credentials.</w:t>
      </w:r>
    </w:p>
    <w:p>
      <w:pPr>
        <w:pStyle w:val="ListParagraph"/>
        <w:numPr>
          <w:ilvl w:val="0"/>
          <w:numId w:val="3"/>
        </w:numPr>
        <w:spacing w:before="60" w:after="60"/>
      </w:pPr>
      <w:r>
        <w:rPr>
          <w:rFonts w:ascii="Arial" w:cs="Arial" w:eastAsia="Arial" w:hAnsi="Arial"/>
          <w:sz w:val="22"/>
          <w:szCs w:val="22"/>
        </w:rPr>
        <w:t xml:space="preserve">Click your username in the top right → Edit Profile.</w:t>
      </w:r>
    </w:p>
    <w:p>
      <w:pPr>
        <w:pStyle w:val="ListParagraph"/>
        <w:numPr>
          <w:ilvl w:val="0"/>
          <w:numId w:val="3"/>
        </w:numPr>
        <w:spacing w:before="60" w:after="60"/>
      </w:pPr>
      <w:r>
        <w:rPr>
          <w:rFonts w:ascii="Arial" w:cs="Arial" w:eastAsia="Arial" w:hAnsi="Arial"/>
          <w:sz w:val="22"/>
          <w:szCs w:val="22"/>
        </w:rPr>
        <w:t xml:space="preserve">Under Authentication Settings, click Generate API Key (or copy existing key).</w:t>
      </w:r>
    </w:p>
    <w:p>
      <w:pPr>
        <w:pStyle w:val="ListParagraph"/>
        <w:numPr>
          <w:ilvl w:val="0"/>
          <w:numId w:val="3"/>
        </w:numPr>
        <w:spacing w:before="60" w:after="60"/>
      </w:pPr>
      <w:r>
        <w:rPr>
          <w:rFonts w:ascii="Arial" w:cs="Arial" w:eastAsia="Arial" w:hAnsi="Arial"/>
          <w:sz w:val="22"/>
          <w:szCs w:val="22"/>
        </w:rPr>
        <w:t xml:space="preserve">Add the following line to your ~/.npmrc file (create it if it does not exist):</w:t>
      </w:r>
    </w:p>
    <w:p>
      <w:pPr>
        <w:shd w:fill="F1EFE8" w:val="clear"/>
        <w:spacing w:before="60" w:after="60"/>
        <w:ind w:left="360" w:right="360"/>
      </w:pPr>
      <w:r>
        <w:rPr>
          <w:rFonts w:ascii="Courier New" w:cs="Courier New" w:eastAsia="Courier New" w:hAnsi="Courier New"/>
          <w:color w:val="444441"/>
          <w:sz w:val="18"/>
          <w:szCs w:val="18"/>
        </w:rPr>
        <w:t xml:space="preserve">    //artifactory.yourfirm.com/npm/:_authToken=PASTE_YOUR_KEY_HERE</w:t>
      </w:r>
    </w:p>
    <w:p>
      <w:pPr>
        <w:pStyle w:val="ListParagraph"/>
        <w:numPr>
          <w:ilvl w:val="0"/>
          <w:numId w:val="3"/>
        </w:numPr>
        <w:spacing w:before="60" w:after="60"/>
      </w:pPr>
      <w:r>
        <w:rPr>
          <w:rFonts w:ascii="Arial" w:cs="Arial" w:eastAsia="Arial" w:hAnsi="Arial"/>
          <w:sz w:val="22"/>
          <w:szCs w:val="22"/>
        </w:rPr>
        <w:t xml:space="preserve">Save ~/.npmrc. From now on all npm commands on this machine authenticate to Artifactory automatically.</w:t>
      </w:r>
    </w:p>
    <w:p>
      <w:pPr>
        <w:pStyle w:val="ListParagraph"/>
        <w:numPr>
          <w:ilvl w:val="0"/>
          <w:numId w:val="3"/>
        </w:numPr>
        <w:spacing w:before="60" w:after="60"/>
      </w:pPr>
      <w:r>
        <w:rPr>
          <w:rFonts w:ascii="Arial" w:cs="Arial" w:eastAsia="Arial" w:hAnsi="Arial"/>
          <w:sz w:val="22"/>
          <w:szCs w:val="22"/>
        </w:rPr>
        <w:t xml:space="preserve">Verify: npm ping --registry https://artifactory.yourfirm.com/npm/marketsui-release/</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API key is stored in ~/.npmrc which is in the developer home directory — not in any project directory. It is never committed to any repository. If a developer leaves the firm, their Artifactory account is deactivated and the API key is invalidated, automatically revoking registry access.</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13.2.5  Starter .marketsui/ directory — vendored fallback</w:t>
      </w:r>
    </w:p>
    <w:p>
      <w:pPr>
        <w:shd w:fill="F1EFE8" w:val="clear"/>
        <w:spacing w:before="60" w:after="60"/>
        <w:ind w:left="360" w:right="360"/>
      </w:pPr>
      <w:r>
        <w:rPr>
          <w:rFonts w:ascii="Courier New" w:cs="Courier New" w:eastAsia="Courier New" w:hAnsi="Courier New"/>
          <w:color w:val="444441"/>
          <w:sz w:val="18"/>
          <w:szCs w:val="18"/>
        </w:rPr>
        <w:t xml:space="preserve">.marketsui/                      committed to git — not in .gitignore</w:t>
      </w:r>
    </w:p>
    <w:p>
      <w:pPr>
        <w:shd w:fill="F1EFE8" w:val="clear"/>
        <w:spacing w:before="60" w:after="60"/>
        <w:ind w:left="360" w:right="360"/>
      </w:pPr>
      <w:r>
        <w:rPr>
          <w:rFonts w:ascii="Courier New" w:cs="Courier New" w:eastAsia="Courier New" w:hAnsi="Courier New"/>
          <w:color w:val="444441"/>
          <w:sz w:val="18"/>
          <w:szCs w:val="18"/>
        </w:rPr>
        <w:t xml:space="preserve">  tokens/                        @marketsui/tokens (CSS files only, no JS)</w:t>
      </w:r>
    </w:p>
    <w:p>
      <w:pPr>
        <w:shd w:fill="F1EFE8" w:val="clear"/>
        <w:spacing w:before="60" w:after="60"/>
        <w:ind w:left="360" w:right="360"/>
      </w:pPr>
      <w:r>
        <w:rPr>
          <w:rFonts w:ascii="Courier New" w:cs="Courier New" w:eastAsia="Courier New" w:hAnsi="Courier New"/>
          <w:color w:val="444441"/>
          <w:sz w:val="18"/>
          <w:szCs w:val="18"/>
        </w:rPr>
        <w:t xml:space="preserve">    index.css                    main entry point</w:t>
      </w:r>
    </w:p>
    <w:p>
      <w:pPr>
        <w:shd w:fill="F1EFE8" w:val="clear"/>
        <w:spacing w:before="60" w:after="60"/>
        <w:ind w:left="360" w:right="360"/>
      </w:pPr>
      <w:r>
        <w:rPr>
          <w:rFonts w:ascii="Courier New" w:cs="Courier New" w:eastAsia="Courier New" w:hAnsi="Courier New"/>
          <w:color w:val="444441"/>
          <w:sz w:val="18"/>
          <w:szCs w:val="18"/>
        </w:rPr>
        <w:t xml:space="preserve">    primitives.css</w:t>
      </w:r>
    </w:p>
    <w:p>
      <w:pPr>
        <w:shd w:fill="F1EFE8" w:val="clear"/>
        <w:spacing w:before="60" w:after="60"/>
        <w:ind w:left="360" w:right="360"/>
      </w:pPr>
      <w:r>
        <w:rPr>
          <w:rFonts w:ascii="Courier New" w:cs="Courier New" w:eastAsia="Courier New" w:hAnsi="Courier New"/>
          <w:color w:val="444441"/>
          <w:sz w:val="18"/>
          <w:szCs w:val="18"/>
        </w:rPr>
        <w:t xml:space="preserve">    semantic.css</w:t>
      </w:r>
    </w:p>
    <w:p>
      <w:pPr>
        <w:shd w:fill="F1EFE8" w:val="clear"/>
        <w:spacing w:before="60" w:after="60"/>
        <w:ind w:left="360" w:right="360"/>
      </w:pPr>
      <w:r>
        <w:rPr>
          <w:rFonts w:ascii="Courier New" w:cs="Courier New" w:eastAsia="Courier New" w:hAnsi="Courier New"/>
          <w:color w:val="444441"/>
          <w:sz w:val="18"/>
          <w:szCs w:val="18"/>
        </w:rPr>
        <w:t xml:space="preserve">    trading.css</w:t>
      </w:r>
    </w:p>
    <w:p>
      <w:pPr>
        <w:shd w:fill="F1EFE8" w:val="clear"/>
        <w:spacing w:before="60" w:after="60"/>
        <w:ind w:left="360" w:right="360"/>
      </w:pPr>
      <w:r>
        <w:rPr>
          <w:rFonts w:ascii="Courier New" w:cs="Courier New" w:eastAsia="Courier New" w:hAnsi="Courier New"/>
          <w:color w:val="444441"/>
          <w:sz w:val="18"/>
          <w:szCs w:val="18"/>
        </w:rPr>
        <w:t xml:space="preserve">    typography-spacing-motion.css</w:t>
      </w:r>
    </w:p>
    <w:p>
      <w:pPr>
        <w:shd w:fill="F1EFE8" w:val="clear"/>
        <w:spacing w:before="60" w:after="60"/>
        <w:ind w:left="360" w:right="360"/>
      </w:pPr>
      <w:r>
        <w:rPr>
          <w:rFonts w:ascii="Courier New" w:cs="Courier New" w:eastAsia="Courier New" w:hAnsi="Courier New"/>
          <w:color w:val="444441"/>
          <w:sz w:val="18"/>
          <w:szCs w:val="18"/>
        </w:rPr>
        <w:t xml:space="preserve">    bridges.css</w:t>
      </w:r>
    </w:p>
    <w:p>
      <w:pPr>
        <w:shd w:fill="F1EFE8" w:val="clear"/>
        <w:spacing w:before="60" w:after="60"/>
        <w:ind w:left="360" w:right="360"/>
      </w:pPr>
      <w:r>
        <w:rPr>
          <w:rFonts w:ascii="Courier New" w:cs="Courier New" w:eastAsia="Courier New" w:hAnsi="Courier New"/>
          <w:color w:val="444441"/>
          <w:sz w:val="18"/>
          <w:szCs w:val="18"/>
        </w:rPr>
        <w:t xml:space="preserve">    package.json                 name + version fields only</w:t>
      </w:r>
    </w:p>
    <w:p>
      <w:pPr>
        <w:shd w:fill="F1EFE8" w:val="clear"/>
        <w:spacing w:before="60" w:after="60"/>
        <w:ind w:left="360" w:right="360"/>
      </w:pPr>
      <w:r>
        <w:rPr>
          <w:rFonts w:ascii="Courier New" w:cs="Courier New" w:eastAsia="Courier New" w:hAnsi="Courier New"/>
          <w:color w:val="444441"/>
          <w:sz w:val="18"/>
          <w:szCs w:val="18"/>
        </w:rPr>
        <w:t xml:space="preserve">  core/                          @marketsui/core compiled ESM output</w:t>
      </w:r>
    </w:p>
    <w:p>
      <w:pPr>
        <w:shd w:fill="F1EFE8" w:val="clear"/>
        <w:spacing w:before="60" w:after="60"/>
        <w:ind w:left="360" w:right="360"/>
      </w:pPr>
      <w:r>
        <w:rPr>
          <w:rFonts w:ascii="Courier New" w:cs="Courier New" w:eastAsia="Courier New" w:hAnsi="Courier New"/>
          <w:color w:val="444441"/>
          <w:sz w:val="18"/>
          <w:szCs w:val="18"/>
        </w:rPr>
        <w:t xml:space="preserve">    dist/index.js</w:t>
      </w:r>
    </w:p>
    <w:p>
      <w:pPr>
        <w:shd w:fill="F1EFE8" w:val="clear"/>
        <w:spacing w:before="60" w:after="60"/>
        <w:ind w:left="360" w:right="360"/>
      </w:pPr>
      <w:r>
        <w:rPr>
          <w:rFonts w:ascii="Courier New" w:cs="Courier New" w:eastAsia="Courier New" w:hAnsi="Courier New"/>
          <w:color w:val="444441"/>
          <w:sz w:val="18"/>
          <w:szCs w:val="18"/>
        </w:rPr>
        <w:t xml:space="preserve">    dist/index.d.ts</w:t>
      </w:r>
    </w:p>
    <w:p>
      <w:pPr>
        <w:shd w:fill="F1EFE8" w:val="clear"/>
        <w:spacing w:before="60" w:after="60"/>
        <w:ind w:left="360" w:right="360"/>
      </w:pPr>
      <w:r>
        <w:rPr>
          <w:rFonts w:ascii="Courier New" w:cs="Courier New" w:eastAsia="Courier New" w:hAnsi="Courier New"/>
          <w:color w:val="444441"/>
          <w:sz w:val="18"/>
          <w:szCs w:val="18"/>
        </w:rPr>
        <w:t xml:space="preserve">    package.json</w:t>
      </w:r>
    </w:p>
    <w:p>
      <w:pPr>
        <w:shd w:fill="F1EFE8" w:val="clear"/>
        <w:spacing w:before="60" w:after="60"/>
        <w:ind w:left="360" w:right="360"/>
      </w:pPr>
      <w:r>
        <w:rPr>
          <w:rFonts w:ascii="Courier New" w:cs="Courier New" w:eastAsia="Courier New" w:hAnsi="Courier New"/>
          <w:color w:val="444441"/>
          <w:sz w:val="18"/>
          <w:szCs w:val="18"/>
        </w:rPr>
        <w:t xml:space="preserve">  react/                         @marketsui/react compiled ESM output</w:t>
      </w:r>
    </w:p>
    <w:p>
      <w:pPr>
        <w:shd w:fill="F1EFE8" w:val="clear"/>
        <w:spacing w:before="60" w:after="60"/>
        <w:ind w:left="360" w:right="360"/>
      </w:pPr>
      <w:r>
        <w:rPr>
          <w:rFonts w:ascii="Courier New" w:cs="Courier New" w:eastAsia="Courier New" w:hAnsi="Courier New"/>
          <w:color w:val="444441"/>
          <w:sz w:val="18"/>
          <w:szCs w:val="18"/>
        </w:rPr>
        <w:t xml:space="preserve">    dist/index.js</w:t>
      </w:r>
    </w:p>
    <w:p>
      <w:pPr>
        <w:shd w:fill="F1EFE8" w:val="clear"/>
        <w:spacing w:before="60" w:after="60"/>
        <w:ind w:left="360" w:right="360"/>
      </w:pPr>
      <w:r>
        <w:rPr>
          <w:rFonts w:ascii="Courier New" w:cs="Courier New" w:eastAsia="Courier New" w:hAnsi="Courier New"/>
          <w:color w:val="444441"/>
          <w:sz w:val="18"/>
          <w:szCs w:val="18"/>
        </w:rPr>
        <w:t xml:space="preserve">    dist/index.d.ts</w:t>
      </w:r>
    </w:p>
    <w:p>
      <w:pPr>
        <w:shd w:fill="F1EFE8" w:val="clear"/>
        <w:spacing w:before="60" w:after="60"/>
        <w:ind w:left="360" w:right="360"/>
      </w:pPr>
      <w:r>
        <w:rPr>
          <w:rFonts w:ascii="Courier New" w:cs="Courier New" w:eastAsia="Courier New" w:hAnsi="Courier New"/>
          <w:color w:val="444441"/>
          <w:sz w:val="18"/>
          <w:szCs w:val="18"/>
        </w:rPr>
        <w:t xml:space="preserve">    package.json</w:t>
      </w:r>
    </w:p>
    <w:p>
      <w:pPr>
        <w:shd w:fill="F1EFE8" w:val="clear"/>
        <w:spacing w:before="60" w:after="60"/>
        <w:ind w:left="360" w:right="360"/>
      </w:pPr>
      <w:r>
        <w:rPr>
          <w:rFonts w:ascii="Courier New" w:cs="Courier New" w:eastAsia="Courier New" w:hAnsi="Courier New"/>
          <w:color w:val="444441"/>
          <w:sz w:val="18"/>
          <w:szCs w:val="18"/>
        </w:rPr>
        <w:t xml:space="preserve">  platform-view/                 @marketsui/platform /view entry point only</w:t>
      </w:r>
    </w:p>
    <w:p>
      <w:pPr>
        <w:shd w:fill="F1EFE8" w:val="clear"/>
        <w:spacing w:before="60" w:after="60"/>
        <w:ind w:left="360" w:right="360"/>
      </w:pPr>
      <w:r>
        <w:rPr>
          <w:rFonts w:ascii="Courier New" w:cs="Courier New" w:eastAsia="Courier New" w:hAnsi="Courier New"/>
          <w:color w:val="444441"/>
          <w:sz w:val="18"/>
          <w:szCs w:val="18"/>
        </w:rPr>
        <w:t xml:space="preserve">    dist/index.js</w:t>
      </w:r>
    </w:p>
    <w:p>
      <w:pPr>
        <w:shd w:fill="F1EFE8" w:val="clear"/>
        <w:spacing w:before="60" w:after="60"/>
        <w:ind w:left="360" w:right="360"/>
      </w:pPr>
      <w:r>
        <w:rPr>
          <w:rFonts w:ascii="Courier New" w:cs="Courier New" w:eastAsia="Courier New" w:hAnsi="Courier New"/>
          <w:color w:val="444441"/>
          <w:sz w:val="18"/>
          <w:szCs w:val="18"/>
        </w:rPr>
        <w:t xml:space="preserve">    dist/index.d.ts</w:t>
      </w:r>
    </w:p>
    <w:p>
      <w:pPr>
        <w:shd w:fill="F1EFE8" w:val="clear"/>
        <w:spacing w:before="60" w:after="60"/>
        <w:ind w:left="360" w:right="360"/>
      </w:pPr>
      <w:r>
        <w:rPr>
          <w:rFonts w:ascii="Courier New" w:cs="Courier New" w:eastAsia="Courier New" w:hAnsi="Courier New"/>
          <w:color w:val="444441"/>
          <w:sz w:val="18"/>
          <w:szCs w:val="18"/>
        </w:rPr>
        <w:t xml:space="preserve">    package.json</w:t>
      </w:r>
    </w:p>
    <w:p>
      <w:pPr>
        <w:shd w:fill="F1EFE8" w:val="clear"/>
        <w:spacing w:before="60" w:after="60"/>
        <w:ind w:left="360" w:right="360"/>
      </w:pPr>
      <w:r>
        <w:rPr>
          <w:rFonts w:ascii="Courier New" w:cs="Courier New" w:eastAsia="Courier New" w:hAnsi="Courier New"/>
          <w:color w:val="444441"/>
          <w:sz w:val="18"/>
          <w:szCs w:val="18"/>
        </w:rPr>
        <w:t xml:space="preserve">  viewserver-react/              @marketsui/viewserver-react compiled output</w:t>
      </w:r>
    </w:p>
    <w:p>
      <w:pPr>
        <w:shd w:fill="F1EFE8" w:val="clear"/>
        <w:spacing w:before="60" w:after="60"/>
        <w:ind w:left="360" w:right="360"/>
      </w:pPr>
      <w:r>
        <w:rPr>
          <w:rFonts w:ascii="Courier New" w:cs="Courier New" w:eastAsia="Courier New" w:hAnsi="Courier New"/>
          <w:color w:val="444441"/>
          <w:sz w:val="18"/>
          <w:szCs w:val="18"/>
        </w:rPr>
        <w:t xml:space="preserve">    dist/index.js</w:t>
      </w:r>
    </w:p>
    <w:p>
      <w:pPr>
        <w:shd w:fill="F1EFE8" w:val="clear"/>
        <w:spacing w:before="60" w:after="60"/>
        <w:ind w:left="360" w:right="360"/>
      </w:pPr>
      <w:r>
        <w:rPr>
          <w:rFonts w:ascii="Courier New" w:cs="Courier New" w:eastAsia="Courier New" w:hAnsi="Courier New"/>
          <w:color w:val="444441"/>
          <w:sz w:val="18"/>
          <w:szCs w:val="18"/>
        </w:rPr>
        <w:t xml:space="preserve">    dist/index.d.ts</w:t>
      </w:r>
    </w:p>
    <w:p>
      <w:pPr>
        <w:shd w:fill="F1EFE8" w:val="clear"/>
        <w:spacing w:before="60" w:after="60"/>
        <w:ind w:left="360" w:right="360"/>
      </w:pPr>
      <w:r>
        <w:rPr>
          <w:rFonts w:ascii="Courier New" w:cs="Courier New" w:eastAsia="Courier New" w:hAnsi="Courier New"/>
          <w:color w:val="444441"/>
          <w:sz w:val="18"/>
          <w:szCs w:val="18"/>
        </w:rPr>
        <w:t xml:space="preserve">    package.json</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Angular starter replaces react/ with angular/ and viewserver-react/ with viewserver-angular/. Only compiled dist/ output is vendored — TypeScript source is not included. This keeps .marketsui/ small and the upgrade diff readable.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13.2.6  package.json — dual-path dependency references</w:t>
      </w:r>
    </w:p>
    <w:p>
      <w:pPr>
        <w:spacing w:before="80" w:after="80"/>
      </w:pPr>
      <w:r>
        <w:rPr>
          <w:rFonts w:ascii="Arial" w:cs="Arial" w:eastAsia="Arial" w:hAnsi="Arial"/>
          <w:sz w:val="22"/>
          <w:szCs w:val="22"/>
        </w:rPr>
        <w:t xml:space="preserve">Dependencies are declared twice: once as file: references (used by npm immediately, no auth needed) and the Artifactory version is what gets fetched when npm install runs with a configured API key and the file: copy is absent.</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"name": "marketsui-react-starter",</w:t>
      </w:r>
    </w:p>
    <w:p>
      <w:pPr>
        <w:shd w:fill="F1EFE8" w:val="clear"/>
        <w:spacing w:before="60" w:after="60"/>
        <w:ind w:left="360" w:right="360"/>
      </w:pPr>
      <w:r>
        <w:rPr>
          <w:rFonts w:ascii="Courier New" w:cs="Courier New" w:eastAsia="Courier New" w:hAnsi="Courier New"/>
          <w:color w:val="444441"/>
          <w:sz w:val="18"/>
          <w:szCs w:val="18"/>
        </w:rPr>
        <w:t xml:space="preserve">  "private": true,</w:t>
      </w:r>
    </w:p>
    <w:p>
      <w:pPr>
        <w:shd w:fill="F1EFE8" w:val="clear"/>
        <w:spacing w:before="60" w:after="60"/>
        <w:ind w:left="360" w:right="360"/>
      </w:pPr>
      <w:r>
        <w:rPr>
          <w:rFonts w:ascii="Courier New" w:cs="Courier New" w:eastAsia="Courier New" w:hAnsi="Courier New"/>
          <w:color w:val="444441"/>
          <w:sz w:val="18"/>
          <w:szCs w:val="18"/>
        </w:rPr>
        <w:t xml:space="preserve">  "dependencies": {</w:t>
      </w:r>
    </w:p>
    <w:p>
      <w:pPr>
        <w:shd w:fill="F1EFE8" w:val="clear"/>
        <w:spacing w:before="60" w:after="60"/>
        <w:ind w:left="360" w:right="360"/>
      </w:pPr>
      <w:r>
        <w:rPr>
          <w:rFonts w:ascii="Courier New" w:cs="Courier New" w:eastAsia="Courier New" w:hAnsi="Courier New"/>
          <w:color w:val="444441"/>
          <w:sz w:val="18"/>
          <w:szCs w:val="18"/>
        </w:rPr>
        <w:t xml:space="preserve">    "react":                          "^18.3.0",</w:t>
      </w:r>
    </w:p>
    <w:p>
      <w:pPr>
        <w:shd w:fill="F1EFE8" w:val="clear"/>
        <w:spacing w:before="60" w:after="60"/>
        <w:ind w:left="360" w:right="360"/>
      </w:pPr>
      <w:r>
        <w:rPr>
          <w:rFonts w:ascii="Courier New" w:cs="Courier New" w:eastAsia="Courier New" w:hAnsi="Courier New"/>
          <w:color w:val="444441"/>
          <w:sz w:val="18"/>
          <w:szCs w:val="18"/>
        </w:rPr>
        <w:t xml:space="preserve">    "react-dom":                      "^18.3.0",</w:t>
      </w:r>
    </w:p>
    <w:p>
      <w:pPr>
        <w:shd w:fill="F1EFE8" w:val="clear"/>
        <w:spacing w:before="60" w:after="60"/>
        <w:ind w:left="360" w:right="360"/>
      </w:pPr>
      <w:r>
        <w:rPr>
          <w:rFonts w:ascii="Courier New" w:cs="Courier New" w:eastAsia="Courier New" w:hAnsi="Courier New"/>
          <w:color w:val="444441"/>
          <w:sz w:val="18"/>
          <w:szCs w:val="18"/>
        </w:rPr>
        <w:t xml:space="preserve">    "@marketsui/tokens":              "file:.marketsui/tokens",</w:t>
      </w:r>
    </w:p>
    <w:p>
      <w:pPr>
        <w:shd w:fill="F1EFE8" w:val="clear"/>
        <w:spacing w:before="60" w:after="60"/>
        <w:ind w:left="360" w:right="360"/>
      </w:pPr>
      <w:r>
        <w:rPr>
          <w:rFonts w:ascii="Courier New" w:cs="Courier New" w:eastAsia="Courier New" w:hAnsi="Courier New"/>
          <w:color w:val="444441"/>
          <w:sz w:val="18"/>
          <w:szCs w:val="18"/>
        </w:rPr>
        <w:t xml:space="preserve">    "@marketsui/core":                "file:.marketsui/core",</w:t>
      </w:r>
    </w:p>
    <w:p>
      <w:pPr>
        <w:shd w:fill="F1EFE8" w:val="clear"/>
        <w:spacing w:before="60" w:after="60"/>
        <w:ind w:left="360" w:right="360"/>
      </w:pPr>
      <w:r>
        <w:rPr>
          <w:rFonts w:ascii="Courier New" w:cs="Courier New" w:eastAsia="Courier New" w:hAnsi="Courier New"/>
          <w:color w:val="444441"/>
          <w:sz w:val="18"/>
          <w:szCs w:val="18"/>
        </w:rPr>
        <w:t xml:space="preserve">    "@marketsui/react":               "file:.marketsui/react",</w:t>
      </w:r>
    </w:p>
    <w:p>
      <w:pPr>
        <w:shd w:fill="F1EFE8" w:val="clear"/>
        <w:spacing w:before="60" w:after="60"/>
        <w:ind w:left="360" w:right="360"/>
      </w:pPr>
      <w:r>
        <w:rPr>
          <w:rFonts w:ascii="Courier New" w:cs="Courier New" w:eastAsia="Courier New" w:hAnsi="Courier New"/>
          <w:color w:val="444441"/>
          <w:sz w:val="18"/>
          <w:szCs w:val="18"/>
        </w:rPr>
        <w:t xml:space="preserve">    "@marketsui/platform-view":       "file:.marketsui/platform-view",</w:t>
      </w:r>
    </w:p>
    <w:p>
      <w:pPr>
        <w:shd w:fill="F1EFE8" w:val="clear"/>
        <w:spacing w:before="60" w:after="60"/>
        <w:ind w:left="360" w:right="360"/>
      </w:pPr>
      <w:r>
        <w:rPr>
          <w:rFonts w:ascii="Courier New" w:cs="Courier New" w:eastAsia="Courier New" w:hAnsi="Courier New"/>
          <w:color w:val="444441"/>
          <w:sz w:val="18"/>
          <w:szCs w:val="18"/>
        </w:rPr>
        <w:t xml:space="preserve">    "@marketsui/viewserver-react":    "file:.marketsui/viewserver-react",</w:t>
      </w:r>
    </w:p>
    <w:p>
      <w:pPr>
        <w:shd w:fill="F1EFE8" w:val="clear"/>
        <w:spacing w:before="60" w:after="60"/>
        <w:ind w:left="360" w:right="360"/>
      </w:pPr>
      <w:r>
        <w:rPr>
          <w:rFonts w:ascii="Courier New" w:cs="Courier New" w:eastAsia="Courier New" w:hAnsi="Courier New"/>
          <w:color w:val="444441"/>
          <w:sz w:val="18"/>
          <w:szCs w:val="18"/>
        </w:rPr>
        <w:t xml:space="preserve">    "ag-grid-community":              "^31.0.0",</w:t>
      </w:r>
    </w:p>
    <w:p>
      <w:pPr>
        <w:shd w:fill="F1EFE8" w:val="clear"/>
        <w:spacing w:before="60" w:after="60"/>
        <w:ind w:left="360" w:right="360"/>
      </w:pPr>
      <w:r>
        <w:rPr>
          <w:rFonts w:ascii="Courier New" w:cs="Courier New" w:eastAsia="Courier New" w:hAnsi="Courier New"/>
          <w:color w:val="444441"/>
          <w:sz w:val="18"/>
          <w:szCs w:val="18"/>
        </w:rPr>
        <w:t xml:space="preserve">    "@ag-grid-community/react":       "^31.0.0"</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"devDependencies": {</w:t>
      </w:r>
    </w:p>
    <w:p>
      <w:pPr>
        <w:shd w:fill="F1EFE8" w:val="clear"/>
        <w:spacing w:before="60" w:after="60"/>
        <w:ind w:left="360" w:right="360"/>
      </w:pPr>
      <w:r>
        <w:rPr>
          <w:rFonts w:ascii="Courier New" w:cs="Courier New" w:eastAsia="Courier New" w:hAnsi="Courier New"/>
          <w:color w:val="444441"/>
          <w:sz w:val="18"/>
          <w:szCs w:val="18"/>
        </w:rPr>
        <w:t xml:space="preserve">    "vite":                   "^5.0.0",</w:t>
      </w:r>
    </w:p>
    <w:p>
      <w:pPr>
        <w:shd w:fill="F1EFE8" w:val="clear"/>
        <w:spacing w:before="60" w:after="60"/>
        <w:ind w:left="360" w:right="360"/>
      </w:pPr>
      <w:r>
        <w:rPr>
          <w:rFonts w:ascii="Courier New" w:cs="Courier New" w:eastAsia="Courier New" w:hAnsi="Courier New"/>
          <w:color w:val="444441"/>
          <w:sz w:val="18"/>
          <w:szCs w:val="18"/>
        </w:rPr>
        <w:t xml:space="preserve">    "@vitejs/plugin-react":   "^4.0.0",</w:t>
      </w:r>
    </w:p>
    <w:p>
      <w:pPr>
        <w:shd w:fill="F1EFE8" w:val="clear"/>
        <w:spacing w:before="60" w:after="60"/>
        <w:ind w:left="360" w:right="360"/>
      </w:pPr>
      <w:r>
        <w:rPr>
          <w:rFonts w:ascii="Courier New" w:cs="Courier New" w:eastAsia="Courier New" w:hAnsi="Courier New"/>
          <w:color w:val="444441"/>
          <w:sz w:val="18"/>
          <w:szCs w:val="18"/>
        </w:rPr>
        <w:t xml:space="preserve">    "typescript":             "^5.4.0",</w:t>
      </w:r>
    </w:p>
    <w:p>
      <w:pPr>
        <w:shd w:fill="F1EFE8" w:val="clear"/>
        <w:spacing w:before="60" w:after="60"/>
        <w:ind w:left="360" w:right="360"/>
      </w:pPr>
      <w:r>
        <w:rPr>
          <w:rFonts w:ascii="Courier New" w:cs="Courier New" w:eastAsia="Courier New" w:hAnsi="Courier New"/>
          <w:color w:val="444441"/>
          <w:sz w:val="18"/>
          <w:szCs w:val="18"/>
        </w:rPr>
        <w:t xml:space="preserve">    "@types/react":           "^18.3.0"</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"scripts": {</w:t>
      </w:r>
    </w:p>
    <w:p>
      <w:pPr>
        <w:shd w:fill="F1EFE8" w:val="clear"/>
        <w:spacing w:before="60" w:after="60"/>
        <w:ind w:left="360" w:right="360"/>
      </w:pPr>
      <w:r>
        <w:rPr>
          <w:rFonts w:ascii="Courier New" w:cs="Courier New" w:eastAsia="Courier New" w:hAnsi="Courier New"/>
          <w:color w:val="444441"/>
          <w:sz w:val="18"/>
          <w:szCs w:val="18"/>
        </w:rPr>
        <w:t xml:space="preserve">    "dev":                "vite",</w:t>
      </w:r>
    </w:p>
    <w:p>
      <w:pPr>
        <w:shd w:fill="F1EFE8" w:val="clear"/>
        <w:spacing w:before="60" w:after="60"/>
        <w:ind w:left="360" w:right="360"/>
      </w:pPr>
      <w:r>
        <w:rPr>
          <w:rFonts w:ascii="Courier New" w:cs="Courier New" w:eastAsia="Courier New" w:hAnsi="Courier New"/>
          <w:color w:val="444441"/>
          <w:sz w:val="18"/>
          <w:szCs w:val="18"/>
        </w:rPr>
        <w:t xml:space="preserve">    "build":              "tsc &amp;&amp; vite build",</w:t>
      </w:r>
    </w:p>
    <w:p>
      <w:pPr>
        <w:shd w:fill="F1EFE8" w:val="clear"/>
        <w:spacing w:before="60" w:after="60"/>
        <w:ind w:left="360" w:right="360"/>
      </w:pPr>
      <w:r>
        <w:rPr>
          <w:rFonts w:ascii="Courier New" w:cs="Courier New" w:eastAsia="Courier New" w:hAnsi="Courier New"/>
          <w:color w:val="444441"/>
          <w:sz w:val="18"/>
          <w:szCs w:val="18"/>
        </w:rPr>
        <w:t xml:space="preserve">    "preview":            "vite preview",</w:t>
      </w:r>
    </w:p>
    <w:p>
      <w:pPr>
        <w:shd w:fill="F1EFE8" w:val="clear"/>
        <w:spacing w:before="60" w:after="60"/>
        <w:ind w:left="360" w:right="360"/>
      </w:pPr>
      <w:r>
        <w:rPr>
          <w:rFonts w:ascii="Courier New" w:cs="Courier New" w:eastAsia="Courier New" w:hAnsi="Courier New"/>
          <w:color w:val="444441"/>
          <w:sz w:val="18"/>
          <w:szCs w:val="18"/>
        </w:rPr>
        <w:t xml:space="preserve">    "openfin":            "openfin --launch --config public/dev.fin.json",</w:t>
      </w:r>
    </w:p>
    <w:p>
      <w:pPr>
        <w:shd w:fill="F1EFE8" w:val="clear"/>
        <w:spacing w:before="60" w:after="60"/>
        <w:ind w:left="360" w:right="360"/>
      </w:pPr>
      <w:r>
        <w:rPr>
          <w:rFonts w:ascii="Courier New" w:cs="Courier New" w:eastAsia="Courier New" w:hAnsi="Courier New"/>
          <w:color w:val="444441"/>
          <w:sz w:val="18"/>
          <w:szCs w:val="18"/>
        </w:rPr>
        <w:t xml:space="preserve">    "marketsui:update":   "node scripts/update-marketsui.mjs",</w:t>
      </w:r>
    </w:p>
    <w:p>
      <w:pPr>
        <w:shd w:fill="F1EFE8" w:val="clear"/>
        <w:spacing w:before="60" w:after="60"/>
        <w:ind w:left="360" w:right="360"/>
      </w:pPr>
      <w:r>
        <w:rPr>
          <w:rFonts w:ascii="Courier New" w:cs="Courier New" w:eastAsia="Courier New" w:hAnsi="Courier New"/>
          <w:color w:val="444441"/>
          <w:sz w:val="18"/>
          <w:szCs w:val="18"/>
        </w:rPr>
        <w:t xml:space="preserve">    "marketsui:version":  "node scripts/update-marketsui.mjs --check"</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"engines": { "node": "&gt;=20.0.0", "npm": "&gt;=10.0.0"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13.2.7  update-marketsui.mjs — the upgrade script</w:t>
      </w:r>
    </w:p>
    <w:p>
      <w:pPr>
        <w:spacing w:before="80" w:after="80"/>
      </w:pPr>
      <w:r>
        <w:rPr>
          <w:rFonts w:ascii="Arial" w:cs="Arial" w:eastAsia="Arial" w:hAnsi="Arial"/>
          <w:sz w:val="22"/>
          <w:szCs w:val="22"/>
        </w:rPr>
        <w:t xml:space="preserve">Committed to scripts/ in each starter. Pulls latest @marketsui/* from Artifactory marketsui-release-local, extracts compiled output into .marketsui/, and re-runs npm install to relink. Requires ARTIFACTORY_TOKEN. The resulting .marketsui/ diff is committed as a PR.</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scripts/update-marketsui.mjs</w:t>
      </w:r>
    </w:p>
    <w:p>
      <w:pPr>
        <w:shd w:fill="F1EFE8" w:val="clear"/>
        <w:spacing w:before="60" w:after="60"/>
        <w:ind w:left="360" w:right="360"/>
      </w:pPr>
      <w:r>
        <w:rPr>
          <w:rFonts w:ascii="Courier New" w:cs="Courier New" w:eastAsia="Courier New" w:hAnsi="Courier New"/>
          <w:color w:val="444441"/>
          <w:sz w:val="18"/>
          <w:szCs w:val="18"/>
        </w:rPr>
        <w:t xml:space="preserve">import { execSync } from "child_process";</w:t>
      </w:r>
    </w:p>
    <w:p>
      <w:pPr>
        <w:shd w:fill="F1EFE8" w:val="clear"/>
        <w:spacing w:before="60" w:after="60"/>
        <w:ind w:left="360" w:right="360"/>
      </w:pPr>
      <w:r>
        <w:rPr>
          <w:rFonts w:ascii="Courier New" w:cs="Courier New" w:eastAsia="Courier New" w:hAnsi="Courier New"/>
          <w:color w:val="444441"/>
          <w:sz w:val="18"/>
          <w:szCs w:val="18"/>
        </w:rPr>
        <w:t xml:space="preserve">import { rmSync, mkdirSync } from "fs";</w:t>
      </w:r>
    </w:p>
    <w:p>
      <w:pPr>
        <w:shd w:fill="F1EFE8" w:val="clear"/>
        <w:spacing w:before="60" w:after="60"/>
        <w:ind w:left="360" w:right="360"/>
      </w:pPr>
      <w:r>
        <w:rPr>
          <w:rFonts w:ascii="Courier New" w:cs="Courier New" w:eastAsia="Courier New" w:hAnsi="Courier New"/>
          <w:color w:val="444441"/>
          <w:sz w:val="18"/>
          <w:szCs w:val="18"/>
        </w:rPr>
        <w:t xml:space="preserve">import { resolve } from "path";</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const REGISTRY = "https://artifactory.yourfirm.com/npm/marketsui-release/";</w:t>
      </w:r>
    </w:p>
    <w:p>
      <w:pPr>
        <w:shd w:fill="F1EFE8" w:val="clear"/>
        <w:spacing w:before="60" w:after="60"/>
        <w:ind w:left="360" w:right="360"/>
      </w:pPr>
      <w:r>
        <w:rPr>
          <w:rFonts w:ascii="Courier New" w:cs="Courier New" w:eastAsia="Courier New" w:hAnsi="Courier New"/>
          <w:color w:val="444441"/>
          <w:sz w:val="18"/>
          <w:szCs w:val="18"/>
        </w:rPr>
        <w:t xml:space="preserve">const TOKEN    = process.env.ARTIFACTORY_TOKEN;</w:t>
      </w:r>
    </w:p>
    <w:p>
      <w:pPr>
        <w:shd w:fill="F1EFE8" w:val="clear"/>
        <w:spacing w:before="60" w:after="60"/>
        <w:ind w:left="360" w:right="360"/>
      </w:pPr>
      <w:r>
        <w:rPr>
          <w:rFonts w:ascii="Courier New" w:cs="Courier New" w:eastAsia="Courier New" w:hAnsi="Courier New"/>
          <w:color w:val="444441"/>
          <w:sz w:val="18"/>
          <w:szCs w:val="18"/>
        </w:rPr>
        <w:t xml:space="preserve">const CHECK    = process.argv.includes("--check");</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if (!TOKEN) {</w:t>
      </w:r>
    </w:p>
    <w:p>
      <w:pPr>
        <w:shd w:fill="F1EFE8" w:val="clear"/>
        <w:spacing w:before="60" w:after="60"/>
        <w:ind w:left="360" w:right="360"/>
      </w:pPr>
      <w:r>
        <w:rPr>
          <w:rFonts w:ascii="Courier New" w:cs="Courier New" w:eastAsia="Courier New" w:hAnsi="Courier New"/>
          <w:color w:val="444441"/>
          <w:sz w:val="18"/>
          <w:szCs w:val="18"/>
        </w:rPr>
        <w:t xml:space="preserve">  console.error("ERROR: ARTIFACTORY_TOKEN not set. See README.md setup guide.");</w:t>
      </w:r>
    </w:p>
    <w:p>
      <w:pPr>
        <w:shd w:fill="F1EFE8" w:val="clear"/>
        <w:spacing w:before="60" w:after="60"/>
        <w:ind w:left="360" w:right="360"/>
      </w:pPr>
      <w:r>
        <w:rPr>
          <w:rFonts w:ascii="Courier New" w:cs="Courier New" w:eastAsia="Courier New" w:hAnsi="Courier New"/>
          <w:color w:val="444441"/>
          <w:sz w:val="18"/>
          <w:szCs w:val="18"/>
        </w:rPr>
        <w:t xml:space="preserve">  process.exit(1);</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const PACKAGES = [</w:t>
      </w:r>
    </w:p>
    <w:p>
      <w:pPr>
        <w:shd w:fill="F1EFE8" w:val="clear"/>
        <w:spacing w:before="60" w:after="60"/>
        <w:ind w:left="360" w:right="360"/>
      </w:pPr>
      <w:r>
        <w:rPr>
          <w:rFonts w:ascii="Courier New" w:cs="Courier New" w:eastAsia="Courier New" w:hAnsi="Courier New"/>
          <w:color w:val="444441"/>
          <w:sz w:val="18"/>
          <w:szCs w:val="18"/>
        </w:rPr>
        <w:t xml:space="preserve">  { name: "@marketsui/tokens",           dir: ".marketsui/tokens"           },</w:t>
      </w:r>
    </w:p>
    <w:p>
      <w:pPr>
        <w:shd w:fill="F1EFE8" w:val="clear"/>
        <w:spacing w:before="60" w:after="60"/>
        <w:ind w:left="360" w:right="360"/>
      </w:pPr>
      <w:r>
        <w:rPr>
          <w:rFonts w:ascii="Courier New" w:cs="Courier New" w:eastAsia="Courier New" w:hAnsi="Courier New"/>
          <w:color w:val="444441"/>
          <w:sz w:val="18"/>
          <w:szCs w:val="18"/>
        </w:rPr>
        <w:t xml:space="preserve">  { name: "@marketsui/core",             dir: ".marketsui/core"             },</w:t>
      </w:r>
    </w:p>
    <w:p>
      <w:pPr>
        <w:shd w:fill="F1EFE8" w:val="clear"/>
        <w:spacing w:before="60" w:after="60"/>
        <w:ind w:left="360" w:right="360"/>
      </w:pPr>
      <w:r>
        <w:rPr>
          <w:rFonts w:ascii="Courier New" w:cs="Courier New" w:eastAsia="Courier New" w:hAnsi="Courier New"/>
          <w:color w:val="444441"/>
          <w:sz w:val="18"/>
          <w:szCs w:val="18"/>
        </w:rPr>
        <w:t xml:space="preserve">  { name: "@marketsui/react",            dir: ".marketsui/react"            },</w:t>
      </w:r>
    </w:p>
    <w:p>
      <w:pPr>
        <w:shd w:fill="F1EFE8" w:val="clear"/>
        <w:spacing w:before="60" w:after="60"/>
        <w:ind w:left="360" w:right="360"/>
      </w:pPr>
      <w:r>
        <w:rPr>
          <w:rFonts w:ascii="Courier New" w:cs="Courier New" w:eastAsia="Courier New" w:hAnsi="Courier New"/>
          <w:color w:val="444441"/>
          <w:sz w:val="18"/>
          <w:szCs w:val="18"/>
        </w:rPr>
        <w:t xml:space="preserve">  { name: "@marketsui/platform-view",    dir: ".marketsui/platform-view"    },</w:t>
      </w:r>
    </w:p>
    <w:p>
      <w:pPr>
        <w:shd w:fill="F1EFE8" w:val="clear"/>
        <w:spacing w:before="60" w:after="60"/>
        <w:ind w:left="360" w:right="360"/>
      </w:pPr>
      <w:r>
        <w:rPr>
          <w:rFonts w:ascii="Courier New" w:cs="Courier New" w:eastAsia="Courier New" w:hAnsi="Courier New"/>
          <w:color w:val="444441"/>
          <w:sz w:val="18"/>
          <w:szCs w:val="18"/>
        </w:rPr>
        <w:t xml:space="preserve">  { name: "@marketsui/viewserver-react", dir: ".marketsui/viewserver-react" },</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for (const pkg of PACKAGES) {</w:t>
      </w:r>
    </w:p>
    <w:p>
      <w:pPr>
        <w:shd w:fill="F1EFE8" w:val="clear"/>
        <w:spacing w:before="60" w:after="60"/>
        <w:ind w:left="360" w:right="360"/>
      </w:pPr>
      <w:r>
        <w:rPr>
          <w:rFonts w:ascii="Courier New" w:cs="Courier New" w:eastAsia="Courier New" w:hAnsi="Courier New"/>
          <w:color w:val="444441"/>
          <w:sz w:val="18"/>
          <w:szCs w:val="18"/>
        </w:rPr>
        <w:t xml:space="preserve">  const latest = execSync(</w:t>
      </w:r>
    </w:p>
    <w:p>
      <w:pPr>
        <w:shd w:fill="F1EFE8" w:val="clear"/>
        <w:spacing w:before="60" w:after="60"/>
        <w:ind w:left="360" w:right="360"/>
      </w:pPr>
      <w:r>
        <w:rPr>
          <w:rFonts w:ascii="Courier New" w:cs="Courier New" w:eastAsia="Courier New" w:hAnsi="Courier New"/>
          <w:color w:val="444441"/>
          <w:sz w:val="18"/>
          <w:szCs w:val="18"/>
        </w:rPr>
        <w:t xml:space="preserve">    "npm view " + pkg.name + " version --registry " + REGISTRY</w:t>
      </w:r>
    </w:p>
    <w:p>
      <w:pPr>
        <w:shd w:fill="F1EFE8" w:val="clear"/>
        <w:spacing w:before="60" w:after="60"/>
        <w:ind w:left="360" w:right="360"/>
      </w:pPr>
      <w:r>
        <w:rPr>
          <w:rFonts w:ascii="Courier New" w:cs="Courier New" w:eastAsia="Courier New" w:hAnsi="Courier New"/>
          <w:color w:val="444441"/>
          <w:sz w:val="18"/>
          <w:szCs w:val="18"/>
        </w:rPr>
        <w:t xml:space="preserve">  ).toString().trim();</w:t>
      </w:r>
    </w:p>
    <w:p>
      <w:pPr>
        <w:shd w:fill="F1EFE8" w:val="clear"/>
        <w:spacing w:before="60" w:after="60"/>
        <w:ind w:left="360" w:right="360"/>
      </w:pPr>
      <w:r>
        <w:rPr>
          <w:rFonts w:ascii="Courier New" w:cs="Courier New" w:eastAsia="Courier New" w:hAnsi="Courier New"/>
          <w:color w:val="444441"/>
          <w:sz w:val="18"/>
          <w:szCs w:val="18"/>
        </w:rPr>
        <w:t xml:space="preserve">  if (CHECK) { console.log(pkg.name + ": " + latest); continue; }</w:t>
      </w:r>
    </w:p>
    <w:p>
      <w:pPr>
        <w:shd w:fill="F1EFE8" w:val="clear"/>
        <w:spacing w:before="60" w:after="60"/>
        <w:ind w:left="360" w:right="360"/>
      </w:pPr>
      <w:r>
        <w:rPr>
          <w:rFonts w:ascii="Courier New" w:cs="Courier New" w:eastAsia="Courier New" w:hAnsi="Courier New"/>
          <w:color w:val="444441"/>
          <w:sz w:val="18"/>
          <w:szCs w:val="18"/>
        </w:rPr>
        <w:t xml:space="preserve">  const tmp = resolve(".marketsui/.tmp");</w:t>
      </w:r>
    </w:p>
    <w:p>
      <w:pPr>
        <w:shd w:fill="F1EFE8" w:val="clear"/>
        <w:spacing w:before="60" w:after="60"/>
        <w:ind w:left="360" w:right="360"/>
      </w:pPr>
      <w:r>
        <w:rPr>
          <w:rFonts w:ascii="Courier New" w:cs="Courier New" w:eastAsia="Courier New" w:hAnsi="Courier New"/>
          <w:color w:val="444441"/>
          <w:sz w:val="18"/>
          <w:szCs w:val="18"/>
        </w:rPr>
        <w:t xml:space="preserve">  mkdirSync(tmp, { recursive: true });</w:t>
      </w:r>
    </w:p>
    <w:p>
      <w:pPr>
        <w:shd w:fill="F1EFE8" w:val="clear"/>
        <w:spacing w:before="60" w:after="60"/>
        <w:ind w:left="360" w:right="360"/>
      </w:pPr>
      <w:r>
        <w:rPr>
          <w:rFonts w:ascii="Courier New" w:cs="Courier New" w:eastAsia="Courier New" w:hAnsi="Courier New"/>
          <w:color w:val="444441"/>
          <w:sz w:val="18"/>
          <w:szCs w:val="18"/>
        </w:rPr>
        <w:t xml:space="preserve">  execSync("npm pack " + pkg.name + "@" + latest +</w:t>
      </w:r>
    </w:p>
    <w:p>
      <w:pPr>
        <w:shd w:fill="F1EFE8" w:val="clear"/>
        <w:spacing w:before="60" w:after="60"/>
        <w:ind w:left="360" w:right="360"/>
      </w:pPr>
      <w:r>
        <w:rPr>
          <w:rFonts w:ascii="Courier New" w:cs="Courier New" w:eastAsia="Courier New" w:hAnsi="Courier New"/>
          <w:color w:val="444441"/>
          <w:sz w:val="18"/>
          <w:szCs w:val="18"/>
        </w:rPr>
        <w:t xml:space="preserve">    " --registry " + REGISTRY + " --pack-destination " + tmp);</w:t>
      </w:r>
    </w:p>
    <w:p>
      <w:pPr>
        <w:shd w:fill="F1EFE8" w:val="clear"/>
        <w:spacing w:before="60" w:after="60"/>
        <w:ind w:left="360" w:right="360"/>
      </w:pPr>
      <w:r>
        <w:rPr>
          <w:rFonts w:ascii="Courier New" w:cs="Courier New" w:eastAsia="Courier New" w:hAnsi="Courier New"/>
          <w:color w:val="444441"/>
          <w:sz w:val="18"/>
          <w:szCs w:val="18"/>
        </w:rPr>
        <w:t xml:space="preserve">  const tgz = execSync("ls " + tmp + "/*.tgz").toString().trim();</w:t>
      </w:r>
    </w:p>
    <w:p>
      <w:pPr>
        <w:shd w:fill="F1EFE8" w:val="clear"/>
        <w:spacing w:before="60" w:after="60"/>
        <w:ind w:left="360" w:right="360"/>
      </w:pPr>
      <w:r>
        <w:rPr>
          <w:rFonts w:ascii="Courier New" w:cs="Courier New" w:eastAsia="Courier New" w:hAnsi="Courier New"/>
          <w:color w:val="444441"/>
          <w:sz w:val="18"/>
          <w:szCs w:val="18"/>
        </w:rPr>
        <w:t xml:space="preserve">  rmSync(pkg.dir, { recursive: true, force: true });</w:t>
      </w:r>
    </w:p>
    <w:p>
      <w:pPr>
        <w:shd w:fill="F1EFE8" w:val="clear"/>
        <w:spacing w:before="60" w:after="60"/>
        <w:ind w:left="360" w:right="360"/>
      </w:pPr>
      <w:r>
        <w:rPr>
          <w:rFonts w:ascii="Courier New" w:cs="Courier New" w:eastAsia="Courier New" w:hAnsi="Courier New"/>
          <w:color w:val="444441"/>
          <w:sz w:val="18"/>
          <w:szCs w:val="18"/>
        </w:rPr>
        <w:t xml:space="preserve">  mkdirSync(pkg.dir, { recursive: true });</w:t>
      </w:r>
    </w:p>
    <w:p>
      <w:pPr>
        <w:shd w:fill="F1EFE8" w:val="clear"/>
        <w:spacing w:before="60" w:after="60"/>
        <w:ind w:left="360" w:right="360"/>
      </w:pPr>
      <w:r>
        <w:rPr>
          <w:rFonts w:ascii="Courier New" w:cs="Courier New" w:eastAsia="Courier New" w:hAnsi="Courier New"/>
          <w:color w:val="444441"/>
          <w:sz w:val="18"/>
          <w:szCs w:val="18"/>
        </w:rPr>
        <w:t xml:space="preserve">  execSync("tar -xzf " + tgz + " -C " + pkg.dir + " --strip-components=1");</w:t>
      </w:r>
    </w:p>
    <w:p>
      <w:pPr>
        <w:shd w:fill="F1EFE8" w:val="clear"/>
        <w:spacing w:before="60" w:after="60"/>
        <w:ind w:left="360" w:right="360"/>
      </w:pPr>
      <w:r>
        <w:rPr>
          <w:rFonts w:ascii="Courier New" w:cs="Courier New" w:eastAsia="Courier New" w:hAnsi="Courier New"/>
          <w:color w:val="444441"/>
          <w:sz w:val="18"/>
          <w:szCs w:val="18"/>
        </w:rPr>
        <w:t xml:space="preserve">  console.log("  updated " + pkg.name + " to " + latest);</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if (!CHECK) execSync("npm install", { stdio: "inherit" });</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Angular starter uses the identical script with angular/ and viewserver-angular/ substituted in the PACKAGES array. After running the update, review the .marketsui/ diff in git, then commit and raise a PR for team review before merging.</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13.3  @marketsui/platform — two entry points</w:t>
      </w:r>
    </w:p>
    <w:p>
      <w:pPr>
        <w:spacing w:before="80" w:after="80"/>
      </w:pPr>
      <w:r>
        <w:rPr>
          <w:rFonts w:ascii="Arial" w:cs="Arial" w:eastAsia="Arial" w:hAnsi="Arial"/>
          <w:sz w:val="22"/>
          <w:szCs w:val="22"/>
        </w:rPr>
        <w:t xml:space="preserve">The platform package exposes two distinct entry points. This makes the boundary explicit and enforced at the import level — content team developers cannot accidentally import platform-side APIs.</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@marketsui/platform/bootstrap   ← platform team ONLY</w:t>
      </w:r>
    </w:p>
    <w:p>
      <w:pPr>
        <w:shd w:fill="F1EFE8" w:val="clear"/>
        <w:spacing w:before="60" w:after="60"/>
        <w:ind w:left="360" w:right="360"/>
      </w:pPr>
      <w:r>
        <w:rPr>
          <w:rFonts w:ascii="Courier New" w:cs="Courier New" w:eastAsia="Courier New" w:hAnsi="Courier New"/>
          <w:color w:val="444441"/>
          <w:sz w:val="18"/>
          <w:szCs w:val="18"/>
        </w:rPr>
        <w:t xml:space="preserve">  exports: bootstrapPlatform()</w:t>
      </w:r>
    </w:p>
    <w:p>
      <w:pPr>
        <w:shd w:fill="F1EFE8" w:val="clear"/>
        <w:spacing w:before="60" w:after="60"/>
        <w:ind w:left="360" w:right="360"/>
      </w:pPr>
      <w:r>
        <w:rPr>
          <w:rFonts w:ascii="Courier New" w:cs="Courier New" w:eastAsia="Courier New" w:hAnsi="Courier New"/>
          <w:color w:val="444441"/>
          <w:sz w:val="18"/>
          <w:szCs w:val="18"/>
        </w:rPr>
        <w:t xml:space="preserve">           configManager</w:t>
      </w:r>
    </w:p>
    <w:p>
      <w:pPr>
        <w:shd w:fill="F1EFE8" w:val="clear"/>
        <w:spacing w:before="60" w:after="60"/>
        <w:ind w:left="360" w:right="360"/>
      </w:pPr>
      <w:r>
        <w:rPr>
          <w:rFonts w:ascii="Courier New" w:cs="Courier New" w:eastAsia="Courier New" w:hAnsi="Courier New"/>
          <w:color w:val="444441"/>
          <w:sz w:val="18"/>
          <w:szCs w:val="18"/>
        </w:rPr>
        <w:t xml:space="preserve">           WorkspacePlatformOverride</w:t>
      </w:r>
    </w:p>
    <w:p>
      <w:pPr>
        <w:shd w:fill="F1EFE8" w:val="clear"/>
        <w:spacing w:before="60" w:after="60"/>
        <w:ind w:left="360" w:right="360"/>
      </w:pPr>
      <w:r>
        <w:rPr>
          <w:rFonts w:ascii="Courier New" w:cs="Courier New" w:eastAsia="Courier New" w:hAnsi="Courier New"/>
          <w:color w:val="444441"/>
          <w:sz w:val="18"/>
          <w:szCs w:val="18"/>
        </w:rPr>
        <w:t xml:space="preserve">           DockBuilder</w:t>
      </w:r>
    </w:p>
    <w:p>
      <w:pPr>
        <w:shd w:fill="F1EFE8" w:val="clear"/>
        <w:spacing w:before="60" w:after="60"/>
        <w:ind w:left="360" w:right="360"/>
      </w:pPr>
      <w:r>
        <w:rPr>
          <w:rFonts w:ascii="Courier New" w:cs="Courier New" w:eastAsia="Courier New" w:hAnsi="Courier New"/>
          <w:color w:val="444441"/>
          <w:sz w:val="18"/>
          <w:szCs w:val="18"/>
        </w:rPr>
        <w:t xml:space="preserve">           StorageSync / PENDING_SYNC</w:t>
      </w:r>
    </w:p>
    <w:p>
      <w:pPr>
        <w:shd w:fill="F1EFE8" w:val="clear"/>
        <w:spacing w:before="60" w:after="60"/>
        <w:ind w:left="360" w:right="360"/>
      </w:pPr>
      <w:r>
        <w:rPr>
          <w:rFonts w:ascii="Courier New" w:cs="Courier New" w:eastAsia="Courier New" w:hAnsi="Courier New"/>
          <w:color w:val="444441"/>
          <w:sz w:val="18"/>
          <w:szCs w:val="18"/>
        </w:rPr>
        <w:t xml:space="preserve">           AdminSeedService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@marketsui/platform/view        ← content teams (React + Angular)</w:t>
      </w:r>
    </w:p>
    <w:p>
      <w:pPr>
        <w:shd w:fill="F1EFE8" w:val="clear"/>
        <w:spacing w:before="60" w:after="60"/>
        <w:ind w:left="360" w:right="360"/>
      </w:pPr>
      <w:r>
        <w:rPr>
          <w:rFonts w:ascii="Courier New" w:cs="Courier New" w:eastAsia="Courier New" w:hAnsi="Courier New"/>
          <w:color w:val="444441"/>
          <w:sz w:val="18"/>
          <w:szCs w:val="18"/>
        </w:rPr>
        <w:t xml:space="preserve">  exports: resolveInstanceId()</w:t>
      </w:r>
    </w:p>
    <w:p>
      <w:pPr>
        <w:shd w:fill="F1EFE8" w:val="clear"/>
        <w:spacing w:before="60" w:after="60"/>
        <w:ind w:left="360" w:right="360"/>
      </w:pPr>
      <w:r>
        <w:rPr>
          <w:rFonts w:ascii="Courier New" w:cs="Courier New" w:eastAsia="Courier New" w:hAnsi="Courier New"/>
          <w:color w:val="444441"/>
          <w:sz w:val="18"/>
          <w:szCs w:val="18"/>
        </w:rPr>
        <w:t xml:space="preserve">           AppContext</w:t>
      </w:r>
    </w:p>
    <w:p>
      <w:pPr>
        <w:shd w:fill="F1EFE8" w:val="clear"/>
        <w:spacing w:before="60" w:after="60"/>
        <w:ind w:left="360" w:right="360"/>
      </w:pPr>
      <w:r>
        <w:rPr>
          <w:rFonts w:ascii="Courier New" w:cs="Courier New" w:eastAsia="Courier New" w:hAnsi="Courier New"/>
          <w:color w:val="444441"/>
          <w:sz w:val="18"/>
          <w:szCs w:val="18"/>
        </w:rPr>
        <w:t xml:space="preserve">           ComponentCustomData  (TypeScript type)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@marketsui/platform/admin       ← admin tools (Lit)</w:t>
      </w:r>
    </w:p>
    <w:p>
      <w:pPr>
        <w:shd w:fill="F1EFE8" w:val="clear"/>
        <w:spacing w:before="60" w:after="60"/>
        <w:ind w:left="360" w:right="360"/>
      </w:pPr>
      <w:r>
        <w:rPr>
          <w:rFonts w:ascii="Courier New" w:cs="Courier New" w:eastAsia="Courier New" w:hAnsi="Courier New"/>
          <w:color w:val="444441"/>
          <w:sz w:val="18"/>
          <w:szCs w:val="18"/>
        </w:rPr>
        <w:t xml:space="preserve">  exports: configManager</w:t>
      </w:r>
    </w:p>
    <w:p>
      <w:pPr>
        <w:shd w:fill="F1EFE8" w:val="clear"/>
        <w:spacing w:before="60" w:after="60"/>
        <w:ind w:left="360" w:right="360"/>
      </w:pPr>
      <w:r>
        <w:rPr>
          <w:rFonts w:ascii="Courier New" w:cs="Courier New" w:eastAsia="Courier New" w:hAnsi="Courier New"/>
          <w:color w:val="444441"/>
          <w:sz w:val="18"/>
          <w:szCs w:val="18"/>
        </w:rPr>
        <w:t xml:space="preserve">           AppContext</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/bootstrap entry point is intentionally not vendored into the .marketsui/platform-view/ directory in the React or Angular starters. Only the /view compiled output is vendored. A content team developer who tries to import bootstrapPlatform() will get a module-not-found error — the boundary is self-enforcing by what is and is not present in .marketsui/.</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13.4  Deployable applications</w:t>
      </w:r>
    </w:p>
    <w:p>
      <w:pPr>
        <w:spacing w:before="80" w:after="80"/>
      </w:pPr>
      <w:r>
        <w:rPr>
          <w:rFonts w:ascii="Arial" w:cs="Arial" w:eastAsia="Arial" w:hAnsi="Arial"/>
          <w:sz w:val="22"/>
          <w:szCs w:val="22"/>
        </w:rPr>
        <w:t xml:space="preserve">These are not packages — they are running applications. They consume the packages above.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Imports from</w:t>
            </w:r>
          </w:p>
        </w:tc>
        <w:tc>
          <w:tcPr>
            <w:tcW w:type="dxa" w:w="4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marketsui-platform-app</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@marketsui/platform/bootstrap, @marketsui/tokens</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The one running OpenFin platform. Thin shell — main.ts calls bootstrapPlatform() and nothing else. One deployment per environment/desk combination.</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marketsui-react-starter</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 vendored in .marketsui/ (file: refs). Clones self-contained — no registry access needed on day 1. npm run marketsui:update upgrades from registry.</w:t>
            </w:r>
          </w:p>
        </w:tc>
        <w:tc>
          <w:tcPr>
            <w:tcW w:type="dxa" w:w="4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Self-contained template for new React content views. Clone → npm install → npm run openfin works in under 2 minutes. Includes useComponentConfig hook, ExampleBlotter component, dev manifest with fake customData.</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marketsui-angular-starter</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 vendored in .marketsui/ (file: refs). Same vendoring model as React starter.</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Self-contained template for new Angular content views. Clone → npm install → npm run openfin works in under 2 minutes. Includes ComponentConfigService, APP_INITIALIZER wiring, example blotter component, dev manifest.</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13.5  Import boundary — what each team is allowed to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3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Allowed imports</w:t>
            </w:r>
          </w:p>
        </w:tc>
        <w:tc>
          <w:tcPr>
            <w:tcW w:type="dxa" w:w="4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Never imports</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Platform team</w:t>
            </w:r>
          </w:p>
        </w:tc>
        <w:tc>
          <w:tcPr>
            <w:tcW w:type="dxa" w:w="3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@marketsui/platform (all exports), @marketsui/tokens, @marketsui/core</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React, Angular, framework-specific packages</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React content team</w:t>
            </w:r>
          </w:p>
        </w:tc>
        <w:tc>
          <w:tcPr>
            <w:tcW w:type="dxa" w:w="3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@marketsui/react, @marketsui/tokens, @marketsui/viewserver-react, @marketsui/platform/view (resolveInstanceId + AppContext only)</w:t>
            </w:r>
          </w:p>
        </w:tc>
        <w:tc>
          <w:tcPr>
            <w:tcW w:type="dxa" w:w="4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@marketsui/platform/bootstrap, configManager, WorkspaceOverride, DockBuilder</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Angular content team</w:t>
            </w:r>
          </w:p>
        </w:tc>
        <w:tc>
          <w:tcPr>
            <w:tcW w:type="dxa" w:w="3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@marketsui/angular, @marketsui/tokens, @marketsui/viewserver-angular, @marketsui/platform/view (resolveInstanceId + AppContext only)</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@marketsui/platform/bootstrap, configManager, WorkspaceOverride, DockBuilder</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 tools team</w:t>
            </w:r>
          </w:p>
        </w:tc>
        <w:tc>
          <w:tcPr>
            <w:tcW w:type="dxa" w:w="3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@marketsui/core (Lit), @marketsui/tokens, @marketsui/platform/admin (configManager + AppContext only)</w:t>
            </w:r>
          </w:p>
        </w:tc>
        <w:tc>
          <w:tcPr>
            <w:tcW w:type="dxa" w:w="4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@marketsui/platform/bootstrap, React, Angular</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13.6  marketsui-platform-app — the thin shell</w:t>
      </w:r>
    </w:p>
    <w:p>
      <w:pPr>
        <w:spacing w:before="80" w:after="80"/>
      </w:pPr>
      <w:r>
        <w:rPr>
          <w:rFonts w:ascii="Arial" w:cs="Arial" w:eastAsia="Arial" w:hAnsi="Arial"/>
          <w:sz w:val="22"/>
          <w:szCs w:val="22"/>
        </w:rPr>
        <w:t xml:space="preserve">The platform-app source is intentionally minimal. All platform intelligence lives in @marketsui/platform. The platform-app is just the deployment vehicle — it provides the manifest and calls bootstrapPlatform().</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13.6.1  Platform-app directory structure</w:t>
      </w:r>
    </w:p>
    <w:p>
      <w:pPr>
        <w:shd w:fill="F1EFE8" w:val="clear"/>
        <w:spacing w:before="60" w:after="60"/>
        <w:ind w:left="360" w:right="360"/>
      </w:pPr>
      <w:r>
        <w:rPr>
          <w:rFonts w:ascii="Courier New" w:cs="Courier New" w:eastAsia="Courier New" w:hAnsi="Courier New"/>
          <w:color w:val="444441"/>
          <w:sz w:val="18"/>
          <w:szCs w:val="18"/>
        </w:rPr>
        <w:t xml:space="preserve">marketsui-platform-app/</w:t>
      </w:r>
    </w:p>
    <w:p>
      <w:pPr>
        <w:shd w:fill="F1EFE8" w:val="clear"/>
        <w:spacing w:before="60" w:after="60"/>
        <w:ind w:left="360" w:right="360"/>
      </w:pPr>
      <w:r>
        <w:rPr>
          <w:rFonts w:ascii="Courier New" w:cs="Courier New" w:eastAsia="Courier New" w:hAnsi="Courier New"/>
          <w:color w:val="444441"/>
          <w:sz w:val="18"/>
          <w:szCs w:val="18"/>
        </w:rPr>
        <w:t xml:space="preserve">  manifests/</w:t>
      </w:r>
    </w:p>
    <w:p>
      <w:pPr>
        <w:shd w:fill="F1EFE8" w:val="clear"/>
        <w:spacing w:before="60" w:after="60"/>
        <w:ind w:left="360" w:right="360"/>
      </w:pPr>
      <w:r>
        <w:rPr>
          <w:rFonts w:ascii="Courier New" w:cs="Courier New" w:eastAsia="Courier New" w:hAnsi="Courier New"/>
          <w:color w:val="444441"/>
          <w:sz w:val="18"/>
          <w:szCs w:val="18"/>
        </w:rPr>
        <w:t xml:space="preserve">    credit-prod.fin.json     appId: CREDIT_PROD, env: production</w:t>
      </w:r>
    </w:p>
    <w:p>
      <w:pPr>
        <w:shd w:fill="F1EFE8" w:val="clear"/>
        <w:spacing w:before="60" w:after="60"/>
        <w:ind w:left="360" w:right="360"/>
      </w:pPr>
      <w:r>
        <w:rPr>
          <w:rFonts w:ascii="Courier New" w:cs="Courier New" w:eastAsia="Courier New" w:hAnsi="Courier New"/>
          <w:color w:val="444441"/>
          <w:sz w:val="18"/>
          <w:szCs w:val="18"/>
        </w:rPr>
        <w:t xml:space="preserve">    credit-uat.fin.json      appId: CREDIT_UAT,  env: uat</w:t>
      </w:r>
    </w:p>
    <w:p>
      <w:pPr>
        <w:shd w:fill="F1EFE8" w:val="clear"/>
        <w:spacing w:before="60" w:after="60"/>
        <w:ind w:left="360" w:right="360"/>
      </w:pPr>
      <w:r>
        <w:rPr>
          <w:rFonts w:ascii="Courier New" w:cs="Courier New" w:eastAsia="Courier New" w:hAnsi="Courier New"/>
          <w:color w:val="444441"/>
          <w:sz w:val="18"/>
          <w:szCs w:val="18"/>
        </w:rPr>
        <w:t xml:space="preserve">    rates-prod.fin.json      appId: RATES_PROD,  env: production</w:t>
      </w:r>
    </w:p>
    <w:p>
      <w:pPr>
        <w:shd w:fill="F1EFE8" w:val="clear"/>
        <w:spacing w:before="60" w:after="60"/>
        <w:ind w:left="360" w:right="360"/>
      </w:pPr>
      <w:r>
        <w:rPr>
          <w:rFonts w:ascii="Courier New" w:cs="Courier New" w:eastAsia="Courier New" w:hAnsi="Courier New"/>
          <w:color w:val="444441"/>
          <w:sz w:val="18"/>
          <w:szCs w:val="18"/>
        </w:rPr>
        <w:t xml:space="preserve">    dev.fin.json             appId: DEV,          env: development</w:t>
      </w:r>
    </w:p>
    <w:p>
      <w:pPr>
        <w:shd w:fill="F1EFE8" w:val="clear"/>
        <w:spacing w:before="60" w:after="60"/>
        <w:ind w:left="360" w:right="360"/>
      </w:pPr>
      <w:r>
        <w:rPr>
          <w:rFonts w:ascii="Courier New" w:cs="Courier New" w:eastAsia="Courier New" w:hAnsi="Courier New"/>
          <w:color w:val="444441"/>
          <w:sz w:val="18"/>
          <w:szCs w:val="18"/>
        </w:rPr>
        <w:t xml:space="preserve">  src/</w:t>
      </w:r>
    </w:p>
    <w:p>
      <w:pPr>
        <w:shd w:fill="F1EFE8" w:val="clear"/>
        <w:spacing w:before="60" w:after="60"/>
        <w:ind w:left="360" w:right="360"/>
      </w:pPr>
      <w:r>
        <w:rPr>
          <w:rFonts w:ascii="Courier New" w:cs="Courier New" w:eastAsia="Courier New" w:hAnsi="Courier New"/>
          <w:color w:val="444441"/>
          <w:sz w:val="18"/>
          <w:szCs w:val="18"/>
        </w:rPr>
        <w:t xml:space="preserve">    main.ts                  the ENTIRE platform-app source</w:t>
      </w:r>
    </w:p>
    <w:p>
      <w:pPr>
        <w:shd w:fill="F1EFE8" w:val="clear"/>
        <w:spacing w:before="60" w:after="60"/>
        <w:ind w:left="360" w:right="360"/>
      </w:pPr>
      <w:r>
        <w:rPr>
          <w:rFonts w:ascii="Courier New" w:cs="Courier New" w:eastAsia="Courier New" w:hAnsi="Courier New"/>
          <w:color w:val="444441"/>
          <w:sz w:val="18"/>
          <w:szCs w:val="18"/>
        </w:rPr>
        <w:t xml:space="preserve">  assets/</w:t>
      </w:r>
    </w:p>
    <w:p>
      <w:pPr>
        <w:shd w:fill="F1EFE8" w:val="clear"/>
        <w:spacing w:before="60" w:after="60"/>
        <w:ind w:left="360" w:right="360"/>
      </w:pPr>
      <w:r>
        <w:rPr>
          <w:rFonts w:ascii="Courier New" w:cs="Courier New" w:eastAsia="Courier New" w:hAnsi="Courier New"/>
          <w:color w:val="444441"/>
          <w:sz w:val="18"/>
          <w:szCs w:val="18"/>
        </w:rPr>
        <w:t xml:space="preserve">    marketsui-icon.png       dock provider icon (PNG — OpenFin requirement)</w:t>
      </w:r>
    </w:p>
    <w:p>
      <w:pPr>
        <w:shd w:fill="F1EFE8" w:val="clear"/>
        <w:spacing w:before="60" w:after="60"/>
        <w:ind w:left="360" w:right="360"/>
      </w:pPr>
      <w:r>
        <w:rPr>
          <w:rFonts w:ascii="Courier New" w:cs="Courier New" w:eastAsia="Courier New" w:hAnsi="Courier New"/>
          <w:color w:val="444441"/>
          <w:sz w:val="18"/>
          <w:szCs w:val="18"/>
        </w:rPr>
        <w:t xml:space="preserve">  package.json</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13.6.2  main.ts — the complete platform-app entry point</w:t>
      </w:r>
    </w:p>
    <w:p>
      <w:pPr>
        <w:shd w:fill="F1EFE8" w:val="clear"/>
        <w:spacing w:before="60" w:after="60"/>
        <w:ind w:left="360" w:right="360"/>
      </w:pPr>
      <w:r>
        <w:rPr>
          <w:rFonts w:ascii="Courier New" w:cs="Courier New" w:eastAsia="Courier New" w:hAnsi="Courier New"/>
          <w:color w:val="444441"/>
          <w:sz w:val="18"/>
          <w:szCs w:val="18"/>
        </w:rPr>
        <w:t xml:space="preserve">import { bootstrapPlatform } from "@marketsui/platform/bootstrap";</w:t>
      </w:r>
    </w:p>
    <w:p>
      <w:pPr>
        <w:shd w:fill="F1EFE8" w:val="clear"/>
        <w:spacing w:before="60" w:after="60"/>
        <w:ind w:left="360" w:right="360"/>
      </w:pPr>
      <w:r>
        <w:rPr>
          <w:rFonts w:ascii="Courier New" w:cs="Courier New" w:eastAsia="Courier New" w:hAnsi="Courier New"/>
          <w:color w:val="444441"/>
          <w:sz w:val="18"/>
          <w:szCs w:val="18"/>
        </w:rPr>
        <w:t xml:space="preserve">import { AppContext }         from "@marketsui/platform/bootstrap";</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async function main() {</w:t>
      </w:r>
    </w:p>
    <w:p>
      <w:pPr>
        <w:shd w:fill="F1EFE8" w:val="clear"/>
        <w:spacing w:before="60" w:after="60"/>
        <w:ind w:left="360" w:right="360"/>
      </w:pPr>
      <w:r>
        <w:rPr>
          <w:rFonts w:ascii="Courier New" w:cs="Courier New" w:eastAsia="Courier New" w:hAnsi="Courier New"/>
          <w:color w:val="444441"/>
          <w:sz w:val="18"/>
          <w:szCs w:val="18"/>
        </w:rPr>
        <w:t xml:space="preserve">  // Step 1 — read environment config from manifest customData</w:t>
      </w:r>
    </w:p>
    <w:p>
      <w:pPr>
        <w:shd w:fill="F1EFE8" w:val="clear"/>
        <w:spacing w:before="60" w:after="60"/>
        <w:ind w:left="360" w:right="360"/>
      </w:pPr>
      <w:r>
        <w:rPr>
          <w:rFonts w:ascii="Courier New" w:cs="Courier New" w:eastAsia="Courier New" w:hAnsi="Courier New"/>
          <w:color w:val="444441"/>
          <w:sz w:val="18"/>
          <w:szCs w:val="18"/>
        </w:rPr>
        <w:t xml:space="preserve">  await AppContext.init();</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 Step 2 — bootstrap everything (dock, storage, override,</w:t>
      </w:r>
    </w:p>
    <w:p>
      <w:pPr>
        <w:shd w:fill="F1EFE8" w:val="clear"/>
        <w:spacing w:before="60" w:after="60"/>
        <w:ind w:left="360" w:right="360"/>
      </w:pPr>
      <w:r>
        <w:rPr>
          <w:rFonts w:ascii="Courier New" w:cs="Courier New" w:eastAsia="Courier New" w:hAnsi="Courier New"/>
          <w:color w:val="444441"/>
          <w:sz w:val="18"/>
          <w:szCs w:val="18"/>
        </w:rPr>
        <w:t xml:space="preserve">  //           customActions, theme, admin seed, workspace provider)</w:t>
      </w:r>
    </w:p>
    <w:p>
      <w:pPr>
        <w:shd w:fill="F1EFE8" w:val="clear"/>
        <w:spacing w:before="60" w:after="60"/>
        <w:ind w:left="360" w:right="360"/>
      </w:pPr>
      <w:r>
        <w:rPr>
          <w:rFonts w:ascii="Courier New" w:cs="Courier New" w:eastAsia="Courier New" w:hAnsi="Courier New"/>
          <w:color w:val="444441"/>
          <w:sz w:val="18"/>
          <w:szCs w:val="18"/>
        </w:rPr>
        <w:t xml:space="preserve">  await bootstrapPlatform({</w:t>
      </w:r>
    </w:p>
    <w:p>
      <w:pPr>
        <w:shd w:fill="F1EFE8" w:val="clear"/>
        <w:spacing w:before="60" w:after="60"/>
        <w:ind w:left="360" w:right="360"/>
      </w:pPr>
      <w:r>
        <w:rPr>
          <w:rFonts w:ascii="Courier New" w:cs="Courier New" w:eastAsia="Courier New" w:hAnsi="Courier New"/>
          <w:color w:val="444441"/>
          <w:sz w:val="18"/>
          <w:szCs w:val="18"/>
        </w:rPr>
        <w:t xml:space="preserve">    appId:       AppContext.instance.appId,</w:t>
      </w:r>
    </w:p>
    <w:p>
      <w:pPr>
        <w:shd w:fill="F1EFE8" w:val="clear"/>
        <w:spacing w:before="60" w:after="60"/>
        <w:ind w:left="360" w:right="360"/>
      </w:pPr>
      <w:r>
        <w:rPr>
          <w:rFonts w:ascii="Courier New" w:cs="Courier New" w:eastAsia="Courier New" w:hAnsi="Courier New"/>
          <w:color w:val="444441"/>
          <w:sz w:val="18"/>
          <w:szCs w:val="18"/>
        </w:rPr>
        <w:t xml:space="preserve">    environment: AppContext.instance.environment,</w:t>
      </w:r>
    </w:p>
    <w:p>
      <w:pPr>
        <w:shd w:fill="F1EFE8" w:val="clear"/>
        <w:spacing w:before="60" w:after="60"/>
        <w:ind w:left="360" w:right="360"/>
      </w:pPr>
      <w:r>
        <w:rPr>
          <w:rFonts w:ascii="Courier New" w:cs="Courier New" w:eastAsia="Courier New" w:hAnsi="Courier New"/>
          <w:color w:val="444441"/>
          <w:sz w:val="18"/>
          <w:szCs w:val="18"/>
        </w:rPr>
        <w:t xml:space="preserve">    dock: {</w:t>
      </w:r>
    </w:p>
    <w:p>
      <w:pPr>
        <w:shd w:fill="F1EFE8" w:val="clear"/>
        <w:spacing w:before="60" w:after="60"/>
        <w:ind w:left="360" w:right="360"/>
      </w:pPr>
      <w:r>
        <w:rPr>
          <w:rFonts w:ascii="Courier New" w:cs="Courier New" w:eastAsia="Courier New" w:hAnsi="Courier New"/>
          <w:color w:val="444441"/>
          <w:sz w:val="18"/>
          <w:szCs w:val="18"/>
        </w:rPr>
        <w:t xml:space="preserve">      id:    `${AppContext.instance.appId}-dock`,</w:t>
      </w:r>
    </w:p>
    <w:p>
      <w:pPr>
        <w:shd w:fill="F1EFE8" w:val="clear"/>
        <w:spacing w:before="60" w:after="60"/>
        <w:ind w:left="360" w:right="360"/>
      </w:pPr>
      <w:r>
        <w:rPr>
          <w:rFonts w:ascii="Courier New" w:cs="Courier New" w:eastAsia="Courier New" w:hAnsi="Courier New"/>
          <w:color w:val="444441"/>
          <w:sz w:val="18"/>
          <w:szCs w:val="18"/>
        </w:rPr>
        <w:t xml:space="preserve">      title: "MarketsUI",</w:t>
      </w:r>
    </w:p>
    <w:p>
      <w:pPr>
        <w:shd w:fill="F1EFE8" w:val="clear"/>
        <w:spacing w:before="60" w:after="60"/>
        <w:ind w:left="360" w:right="360"/>
      </w:pPr>
      <w:r>
        <w:rPr>
          <w:rFonts w:ascii="Courier New" w:cs="Courier New" w:eastAsia="Courier New" w:hAnsi="Courier New"/>
          <w:color w:val="444441"/>
          <w:sz w:val="18"/>
          <w:szCs w:val="18"/>
        </w:rPr>
        <w:t xml:space="preserve">      icon:  "/assets/marketsui-icon.png",</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theme: {</w:t>
      </w:r>
    </w:p>
    <w:p>
      <w:pPr>
        <w:shd w:fill="F1EFE8" w:val="clear"/>
        <w:spacing w:before="60" w:after="60"/>
        <w:ind w:left="360" w:right="360"/>
      </w:pPr>
      <w:r>
        <w:rPr>
          <w:rFonts w:ascii="Courier New" w:cs="Courier New" w:eastAsia="Courier New" w:hAnsi="Courier New"/>
          <w:color w:val="444441"/>
          <w:sz w:val="18"/>
          <w:szCs w:val="18"/>
        </w:rPr>
        <w:t xml:space="preserve">      palette: {</w:t>
      </w:r>
    </w:p>
    <w:p>
      <w:pPr>
        <w:shd w:fill="F1EFE8" w:val="clear"/>
        <w:spacing w:before="60" w:after="60"/>
        <w:ind w:left="360" w:right="360"/>
      </w:pPr>
      <w:r>
        <w:rPr>
          <w:rFonts w:ascii="Courier New" w:cs="Courier New" w:eastAsia="Courier New" w:hAnsi="Courier New"/>
          <w:color w:val="444441"/>
          <w:sz w:val="18"/>
          <w:szCs w:val="18"/>
        </w:rPr>
        <w:t xml:space="preserve">        brandPrimary:      "#0ea5e9",</w:t>
      </w:r>
    </w:p>
    <w:p>
      <w:pPr>
        <w:shd w:fill="F1EFE8" w:val="clear"/>
        <w:spacing w:before="60" w:after="60"/>
        <w:ind w:left="360" w:right="360"/>
      </w:pPr>
      <w:r>
        <w:rPr>
          <w:rFonts w:ascii="Courier New" w:cs="Courier New" w:eastAsia="Courier New" w:hAnsi="Courier New"/>
          <w:color w:val="444441"/>
          <w:sz w:val="18"/>
          <w:szCs w:val="18"/>
        </w:rPr>
        <w:t xml:space="preserve">        brandSecondary:    "#334155",</w:t>
      </w:r>
    </w:p>
    <w:p>
      <w:pPr>
        <w:shd w:fill="F1EFE8" w:val="clear"/>
        <w:spacing w:before="60" w:after="60"/>
        <w:ind w:left="360" w:right="360"/>
      </w:pPr>
      <w:r>
        <w:rPr>
          <w:rFonts w:ascii="Courier New" w:cs="Courier New" w:eastAsia="Courier New" w:hAnsi="Courier New"/>
          <w:color w:val="444441"/>
          <w:sz w:val="18"/>
          <w:szCs w:val="18"/>
        </w:rPr>
        <w:t xml:space="preserve">        backgroundPrimary: "#020617",</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main().catch(console.error);</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23: The marketsui-platform-app main.ts calls bootstrapPlatform() and nothing else. All platform logic lives in @marketsui/platform.</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13.7  Monorepo workspace setup — platform team development</w:t>
      </w:r>
    </w:p>
    <w:p>
      <w:pPr>
        <w:pStyle w:val="Heading3"/>
        <w:spacing w:before="240" w:after="120"/>
      </w:pPr>
      <w:r>
        <w:rPr>
          <w:rFonts w:ascii="Arial" w:cs="Arial" w:eastAsia="Arial" w:hAnsi="Arial"/>
          <w:b/>
          <w:bCs/>
          <w:color w:val="0F6E56"/>
          <w:sz w:val="22"/>
          <w:szCs w:val="22"/>
        </w:rPr>
        <w:t xml:space="preserve">13.7.1  The problem</w:t>
      </w:r>
    </w:p>
    <w:p>
      <w:pPr>
        <w:spacing w:before="80" w:after="80"/>
      </w:pPr>
      <w:r>
        <w:rPr>
          <w:rFonts w:ascii="Arial" w:cs="Arial" w:eastAsia="Arial" w:hAnsi="Arial"/>
          <w:sz w:val="22"/>
          <w:szCs w:val="22"/>
        </w:rPr>
        <w:t xml:space="preserve">During platform team development, packages like @marketsui/react, @marketsui/platform, and @marketsui/core are being actively changed. Publishing to Artifactory on every change and running npm run marketsui:update to pull the new version would make the development loop unbearably slow. The platform team needs to reference local package source directly so changes are reflected instantly in the starters without any publish cycle.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13.7.2  Solution — npm workspaces with automatic override</w:t>
      </w:r>
    </w:p>
    <w:p>
      <w:pPr>
        <w:spacing w:before="80" w:after="80"/>
      </w:pPr>
      <w:r>
        <w:rPr>
          <w:rFonts w:ascii="Arial" w:cs="Arial" w:eastAsia="Arial" w:hAnsi="Arial"/>
          <w:sz w:val="22"/>
          <w:szCs w:val="22"/>
        </w:rPr>
        <w:t xml:space="preserve">The monorepo uses npm workspaces. When npm install runs from the monorepo root, npm automatically resolves @marketsui/* imports to the local packages/ source via symlinks in node_modules. The file:.marketsui/ references in the starter package.json are overridden by workspace resolution — the vendored copies are ignored. When the same starter is cloned as a standalone repo (no workspace siblings), file:.marketsui/ resolves normally. Zero config needed — the same package.json works in both contexts.</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npm workspace resolution takes priority over file: paths for packages that exist in the workspace. This is standard npm behaviour — no plugins, no patches, no configuration required.</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13.7.3  Monorepo root package.json</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"name":    "marketsui-packages",</w:t>
      </w:r>
    </w:p>
    <w:p>
      <w:pPr>
        <w:shd w:fill="F1EFE8" w:val="clear"/>
        <w:spacing w:before="60" w:after="60"/>
        <w:ind w:left="360" w:right="360"/>
      </w:pPr>
      <w:r>
        <w:rPr>
          <w:rFonts w:ascii="Courier New" w:cs="Courier New" w:eastAsia="Courier New" w:hAnsi="Courier New"/>
          <w:color w:val="444441"/>
          <w:sz w:val="18"/>
          <w:szCs w:val="18"/>
        </w:rPr>
        <w:t xml:space="preserve">  "private": true,</w:t>
      </w:r>
    </w:p>
    <w:p>
      <w:pPr>
        <w:shd w:fill="F1EFE8" w:val="clear"/>
        <w:spacing w:before="60" w:after="60"/>
        <w:ind w:left="360" w:right="360"/>
      </w:pPr>
      <w:r>
        <w:rPr>
          <w:rFonts w:ascii="Courier New" w:cs="Courier New" w:eastAsia="Courier New" w:hAnsi="Courier New"/>
          <w:color w:val="444441"/>
          <w:sz w:val="18"/>
          <w:szCs w:val="18"/>
        </w:rPr>
        <w:t xml:space="preserve">  "workspaces": [</w:t>
      </w:r>
    </w:p>
    <w:p>
      <w:pPr>
        <w:shd w:fill="F1EFE8" w:val="clear"/>
        <w:spacing w:before="60" w:after="60"/>
        <w:ind w:left="360" w:right="360"/>
      </w:pPr>
      <w:r>
        <w:rPr>
          <w:rFonts w:ascii="Courier New" w:cs="Courier New" w:eastAsia="Courier New" w:hAnsi="Courier New"/>
          <w:color w:val="444441"/>
          <w:sz w:val="18"/>
          <w:szCs w:val="18"/>
        </w:rPr>
        <w:t xml:space="preserve">    "packages/*",</w:t>
      </w:r>
    </w:p>
    <w:p>
      <w:pPr>
        <w:shd w:fill="F1EFE8" w:val="clear"/>
        <w:spacing w:before="60" w:after="60"/>
        <w:ind w:left="360" w:right="360"/>
      </w:pPr>
      <w:r>
        <w:rPr>
          <w:rFonts w:ascii="Courier New" w:cs="Courier New" w:eastAsia="Courier New" w:hAnsi="Courier New"/>
          <w:color w:val="444441"/>
          <w:sz w:val="18"/>
          <w:szCs w:val="18"/>
        </w:rPr>
        <w:t xml:space="preserve">    "apps/*",</w:t>
      </w:r>
    </w:p>
    <w:p>
      <w:pPr>
        <w:shd w:fill="F1EFE8" w:val="clear"/>
        <w:spacing w:before="60" w:after="60"/>
        <w:ind w:left="360" w:right="360"/>
      </w:pPr>
      <w:r>
        <w:rPr>
          <w:rFonts w:ascii="Courier New" w:cs="Courier New" w:eastAsia="Courier New" w:hAnsi="Courier New"/>
          <w:color w:val="444441"/>
          <w:sz w:val="18"/>
          <w:szCs w:val="18"/>
        </w:rPr>
        <w:t xml:space="preserve">    "starters/*"</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"scripts": {</w:t>
      </w:r>
    </w:p>
    <w:p>
      <w:pPr>
        <w:shd w:fill="F1EFE8" w:val="clear"/>
        <w:spacing w:before="60" w:after="60"/>
        <w:ind w:left="360" w:right="360"/>
      </w:pPr>
      <w:r>
        <w:rPr>
          <w:rFonts w:ascii="Courier New" w:cs="Courier New" w:eastAsia="Courier New" w:hAnsi="Courier New"/>
          <w:color w:val="444441"/>
          <w:sz w:val="18"/>
          <w:szCs w:val="18"/>
        </w:rPr>
        <w:t xml:space="preserve">    "build":            "npm run build --workspaces --if-present",</w:t>
      </w:r>
    </w:p>
    <w:p>
      <w:pPr>
        <w:shd w:fill="F1EFE8" w:val="clear"/>
        <w:spacing w:before="60" w:after="60"/>
        <w:ind w:left="360" w:right="360"/>
      </w:pPr>
      <w:r>
        <w:rPr>
          <w:rFonts w:ascii="Courier New" w:cs="Courier New" w:eastAsia="Courier New" w:hAnsi="Courier New"/>
          <w:color w:val="444441"/>
          <w:sz w:val="18"/>
          <w:szCs w:val="18"/>
        </w:rPr>
        <w:t xml:space="preserve">    "build:packages":   "npm run build --workspace=packages/tokens --workspace=packages/core --workspace=packages/platform --workspace=packages/react --workspace=packages/angular",</w:t>
      </w:r>
    </w:p>
    <w:p>
      <w:pPr>
        <w:shd w:fill="F1EFE8" w:val="clear"/>
        <w:spacing w:before="60" w:after="60"/>
        <w:ind w:left="360" w:right="360"/>
      </w:pPr>
      <w:r>
        <w:rPr>
          <w:rFonts w:ascii="Courier New" w:cs="Courier New" w:eastAsia="Courier New" w:hAnsi="Courier New"/>
          <w:color w:val="444441"/>
          <w:sz w:val="18"/>
          <w:szCs w:val="18"/>
        </w:rPr>
        <w:t xml:space="preserve">    "dev:react-starter":"npm run dev --workspace=starters/react-starter",</w:t>
      </w:r>
    </w:p>
    <w:p>
      <w:pPr>
        <w:shd w:fill="F1EFE8" w:val="clear"/>
        <w:spacing w:before="60" w:after="60"/>
        <w:ind w:left="360" w:right="360"/>
      </w:pPr>
      <w:r>
        <w:rPr>
          <w:rFonts w:ascii="Courier New" w:cs="Courier New" w:eastAsia="Courier New" w:hAnsi="Courier New"/>
          <w:color w:val="444441"/>
          <w:sz w:val="18"/>
          <w:szCs w:val="18"/>
        </w:rPr>
        <w:t xml:space="preserve">    "openfin:react":    "npm run openfin --workspace=starters/react-starter",</w:t>
      </w:r>
    </w:p>
    <w:p>
      <w:pPr>
        <w:shd w:fill="F1EFE8" w:val="clear"/>
        <w:spacing w:before="60" w:after="60"/>
        <w:ind w:left="360" w:right="360"/>
      </w:pPr>
      <w:r>
        <w:rPr>
          <w:rFonts w:ascii="Courier New" w:cs="Courier New" w:eastAsia="Courier New" w:hAnsi="Courier New"/>
          <w:color w:val="444441"/>
          <w:sz w:val="18"/>
          <w:szCs w:val="18"/>
        </w:rPr>
        <w:t xml:space="preserve">    "publish:all":      "npm run build:packages &amp;&amp; npm publish --workspaces"</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13.7.4  TypeScript path aliases for monorepo dev</w:t>
      </w:r>
    </w:p>
    <w:p>
      <w:pPr>
        <w:spacing w:before="80" w:after="80"/>
      </w:pPr>
      <w:r>
        <w:rPr>
          <w:rFonts w:ascii="Arial" w:cs="Arial" w:eastAsia="Arial" w:hAnsi="Arial"/>
          <w:sz w:val="22"/>
          <w:szCs w:val="22"/>
        </w:rPr>
        <w:t xml:space="preserve">When npm resolves @marketsui/react to packages/react/src/index.ts (local source), TypeScript must follow the same path. A tsconfig.base.json at the monorepo root declares path aliases pointing to local source. All starter tsconfig.json files extend this during monorepo development.</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tsconfig.base.json — monorepo root only</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"compilerOptions": {</w:t>
      </w:r>
    </w:p>
    <w:p>
      <w:pPr>
        <w:shd w:fill="F1EFE8" w:val="clear"/>
        <w:spacing w:before="60" w:after="60"/>
        <w:ind w:left="360" w:right="360"/>
      </w:pPr>
      <w:r>
        <w:rPr>
          <w:rFonts w:ascii="Courier New" w:cs="Courier New" w:eastAsia="Courier New" w:hAnsi="Courier New"/>
          <w:color w:val="444441"/>
          <w:sz w:val="18"/>
          <w:szCs w:val="18"/>
        </w:rPr>
        <w:t xml:space="preserve">    "strict":              true,</w:t>
      </w:r>
    </w:p>
    <w:p>
      <w:pPr>
        <w:shd w:fill="F1EFE8" w:val="clear"/>
        <w:spacing w:before="60" w:after="60"/>
        <w:ind w:left="360" w:right="360"/>
      </w:pPr>
      <w:r>
        <w:rPr>
          <w:rFonts w:ascii="Courier New" w:cs="Courier New" w:eastAsia="Courier New" w:hAnsi="Courier New"/>
          <w:color w:val="444441"/>
          <w:sz w:val="18"/>
          <w:szCs w:val="18"/>
        </w:rPr>
        <w:t xml:space="preserve">    "moduleResolution":    "bundler",</w:t>
      </w:r>
    </w:p>
    <w:p>
      <w:pPr>
        <w:shd w:fill="F1EFE8" w:val="clear"/>
        <w:spacing w:before="60" w:after="60"/>
        <w:ind w:left="360" w:right="360"/>
      </w:pPr>
      <w:r>
        <w:rPr>
          <w:rFonts w:ascii="Courier New" w:cs="Courier New" w:eastAsia="Courier New" w:hAnsi="Courier New"/>
          <w:color w:val="444441"/>
          <w:sz w:val="18"/>
          <w:szCs w:val="18"/>
        </w:rPr>
        <w:t xml:space="preserve">    "target":              "ES2022",</w:t>
      </w:r>
    </w:p>
    <w:p>
      <w:pPr>
        <w:shd w:fill="F1EFE8" w:val="clear"/>
        <w:spacing w:before="60" w:after="60"/>
        <w:ind w:left="360" w:right="360"/>
      </w:pPr>
      <w:r>
        <w:rPr>
          <w:rFonts w:ascii="Courier New" w:cs="Courier New" w:eastAsia="Courier New" w:hAnsi="Courier New"/>
          <w:color w:val="444441"/>
          <w:sz w:val="18"/>
          <w:szCs w:val="18"/>
        </w:rPr>
        <w:t xml:space="preserve">    "module":              "ESNext",</w:t>
      </w:r>
    </w:p>
    <w:p>
      <w:pPr>
        <w:shd w:fill="F1EFE8" w:val="clear"/>
        <w:spacing w:before="60" w:after="60"/>
        <w:ind w:left="360" w:right="360"/>
      </w:pPr>
      <w:r>
        <w:rPr>
          <w:rFonts w:ascii="Courier New" w:cs="Courier New" w:eastAsia="Courier New" w:hAnsi="Courier New"/>
          <w:color w:val="444441"/>
          <w:sz w:val="18"/>
          <w:szCs w:val="18"/>
        </w:rPr>
        <w:t xml:space="preserve">    "paths": {</w:t>
      </w:r>
    </w:p>
    <w:p>
      <w:pPr>
        <w:shd w:fill="F1EFE8" w:val="clear"/>
        <w:spacing w:before="60" w:after="60"/>
        <w:ind w:left="360" w:right="360"/>
      </w:pPr>
      <w:r>
        <w:rPr>
          <w:rFonts w:ascii="Courier New" w:cs="Courier New" w:eastAsia="Courier New" w:hAnsi="Courier New"/>
          <w:color w:val="444441"/>
          <w:sz w:val="18"/>
          <w:szCs w:val="18"/>
        </w:rPr>
        <w:t xml:space="preserve">      "@marketsui/tokens":           ["./packages/tokens/index.css"],</w:t>
      </w:r>
    </w:p>
    <w:p>
      <w:pPr>
        <w:shd w:fill="F1EFE8" w:val="clear"/>
        <w:spacing w:before="60" w:after="60"/>
        <w:ind w:left="360" w:right="360"/>
      </w:pPr>
      <w:r>
        <w:rPr>
          <w:rFonts w:ascii="Courier New" w:cs="Courier New" w:eastAsia="Courier New" w:hAnsi="Courier New"/>
          <w:color w:val="444441"/>
          <w:sz w:val="18"/>
          <w:szCs w:val="18"/>
        </w:rPr>
        <w:t xml:space="preserve">      "@marketsui/core":             ["./packages/core/src/index.ts"],</w:t>
      </w:r>
    </w:p>
    <w:p>
      <w:pPr>
        <w:shd w:fill="F1EFE8" w:val="clear"/>
        <w:spacing w:before="60" w:after="60"/>
        <w:ind w:left="360" w:right="360"/>
      </w:pPr>
      <w:r>
        <w:rPr>
          <w:rFonts w:ascii="Courier New" w:cs="Courier New" w:eastAsia="Courier New" w:hAnsi="Courier New"/>
          <w:color w:val="444441"/>
          <w:sz w:val="18"/>
          <w:szCs w:val="18"/>
        </w:rPr>
        <w:t xml:space="preserve">      "@marketsui/react":            ["./packages/react/src/index.ts"],</w:t>
      </w:r>
    </w:p>
    <w:p>
      <w:pPr>
        <w:shd w:fill="F1EFE8" w:val="clear"/>
        <w:spacing w:before="60" w:after="60"/>
        <w:ind w:left="360" w:right="360"/>
      </w:pPr>
      <w:r>
        <w:rPr>
          <w:rFonts w:ascii="Courier New" w:cs="Courier New" w:eastAsia="Courier New" w:hAnsi="Courier New"/>
          <w:color w:val="444441"/>
          <w:sz w:val="18"/>
          <w:szCs w:val="18"/>
        </w:rPr>
        <w:t xml:space="preserve">      "@marketsui/platform-view":    ["./packages/platform/src/view/index.ts"],</w:t>
      </w:r>
    </w:p>
    <w:p>
      <w:pPr>
        <w:shd w:fill="F1EFE8" w:val="clear"/>
        <w:spacing w:before="60" w:after="60"/>
        <w:ind w:left="360" w:right="360"/>
      </w:pPr>
      <w:r>
        <w:rPr>
          <w:rFonts w:ascii="Courier New" w:cs="Courier New" w:eastAsia="Courier New" w:hAnsi="Courier New"/>
          <w:color w:val="444441"/>
          <w:sz w:val="18"/>
          <w:szCs w:val="18"/>
        </w:rPr>
        <w:t xml:space="preserve">      "@marketsui/platform/view":    ["./packages/platform/src/view/index.ts"],</w:t>
      </w:r>
    </w:p>
    <w:p>
      <w:pPr>
        <w:shd w:fill="F1EFE8" w:val="clear"/>
        <w:spacing w:before="60" w:after="60"/>
        <w:ind w:left="360" w:right="360"/>
      </w:pPr>
      <w:r>
        <w:rPr>
          <w:rFonts w:ascii="Courier New" w:cs="Courier New" w:eastAsia="Courier New" w:hAnsi="Courier New"/>
          <w:color w:val="444441"/>
          <w:sz w:val="18"/>
          <w:szCs w:val="18"/>
        </w:rPr>
        <w:t xml:space="preserve">      "@marketsui/platform/bootstrap":["./packages/platform/src/bootstrap/index.ts"],</w:t>
      </w:r>
    </w:p>
    <w:p>
      <w:pPr>
        <w:shd w:fill="F1EFE8" w:val="clear"/>
        <w:spacing w:before="60" w:after="60"/>
        <w:ind w:left="360" w:right="360"/>
      </w:pPr>
      <w:r>
        <w:rPr>
          <w:rFonts w:ascii="Courier New" w:cs="Courier New" w:eastAsia="Courier New" w:hAnsi="Courier New"/>
          <w:color w:val="444441"/>
          <w:sz w:val="18"/>
          <w:szCs w:val="18"/>
        </w:rPr>
        <w:t xml:space="preserve">      "@marketsui/viewserver-react": ["./packages/viewserver-react/src/index.ts"],</w:t>
      </w:r>
    </w:p>
    <w:p>
      <w:pPr>
        <w:shd w:fill="F1EFE8" w:val="clear"/>
        <w:spacing w:before="60" w:after="60"/>
        <w:ind w:left="360" w:right="360"/>
      </w:pPr>
      <w:r>
        <w:rPr>
          <w:rFonts w:ascii="Courier New" w:cs="Courier New" w:eastAsia="Courier New" w:hAnsi="Courier New"/>
          <w:color w:val="444441"/>
          <w:sz w:val="18"/>
          <w:szCs w:val="18"/>
        </w:rPr>
        <w:t xml:space="preserve">      "@marketsui/angular":          ["./packages/angular/src/index.ts"],</w:t>
      </w:r>
    </w:p>
    <w:p>
      <w:pPr>
        <w:shd w:fill="F1EFE8" w:val="clear"/>
        <w:spacing w:before="60" w:after="60"/>
        <w:ind w:left="360" w:right="360"/>
      </w:pPr>
      <w:r>
        <w:rPr>
          <w:rFonts w:ascii="Courier New" w:cs="Courier New" w:eastAsia="Courier New" w:hAnsi="Courier New"/>
          <w:color w:val="444441"/>
          <w:sz w:val="18"/>
          <w:szCs w:val="18"/>
        </w:rPr>
        <w:t xml:space="preserve">      "@marketsui/viewserver-angular":["./packages/viewserver-angular/src/index.ts"]</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13.7.5  Dual tsconfig strategy in starters</w:t>
      </w:r>
    </w:p>
    <w:p>
      <w:pPr>
        <w:spacing w:before="80" w:after="80"/>
      </w:pPr>
      <w:r>
        <w:rPr>
          <w:rFonts w:ascii="Arial" w:cs="Arial" w:eastAsia="Arial" w:hAnsi="Arial"/>
          <w:sz w:val="22"/>
          <w:szCs w:val="22"/>
        </w:rPr>
        <w:t xml:space="preserve">Each starter ships with two tsconfig files. tsconfig.json is used during monorepo development and extends the root tsconfig.base.json for path aliases. tsconfig.standalone.json is used when the starter runs as a standalone repo — it does not extend the monorepo root and resolves types from .marketsui/ dist/ output instead.</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starters/react-starter/tsconfig.json</w:t>
      </w:r>
    </w:p>
    <w:p>
      <w:pPr>
        <w:shd w:fill="F1EFE8" w:val="clear"/>
        <w:spacing w:before="60" w:after="60"/>
        <w:ind w:left="360" w:right="360"/>
      </w:pPr>
      <w:r>
        <w:rPr>
          <w:rFonts w:ascii="Courier New" w:cs="Courier New" w:eastAsia="Courier New" w:hAnsi="Courier New"/>
          <w:color w:val="444441"/>
          <w:sz w:val="18"/>
          <w:szCs w:val="18"/>
        </w:rPr>
        <w:t xml:space="preserve">// Used in monorepo context — extends root for path aliases</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"extends": "../../tsconfig.base.json",</w:t>
      </w:r>
    </w:p>
    <w:p>
      <w:pPr>
        <w:shd w:fill="F1EFE8" w:val="clear"/>
        <w:spacing w:before="60" w:after="60"/>
        <w:ind w:left="360" w:right="360"/>
      </w:pPr>
      <w:r>
        <w:rPr>
          <w:rFonts w:ascii="Courier New" w:cs="Courier New" w:eastAsia="Courier New" w:hAnsi="Courier New"/>
          <w:color w:val="444441"/>
          <w:sz w:val="18"/>
          <w:szCs w:val="18"/>
        </w:rPr>
        <w:t xml:space="preserve">  "compilerOptions": {</w:t>
      </w:r>
    </w:p>
    <w:p>
      <w:pPr>
        <w:shd w:fill="F1EFE8" w:val="clear"/>
        <w:spacing w:before="60" w:after="60"/>
        <w:ind w:left="360" w:right="360"/>
      </w:pPr>
      <w:r>
        <w:rPr>
          <w:rFonts w:ascii="Courier New" w:cs="Courier New" w:eastAsia="Courier New" w:hAnsi="Courier New"/>
          <w:color w:val="444441"/>
          <w:sz w:val="18"/>
          <w:szCs w:val="18"/>
        </w:rPr>
        <w:t xml:space="preserve">    "rootDir": "src",</w:t>
      </w:r>
    </w:p>
    <w:p>
      <w:pPr>
        <w:shd w:fill="F1EFE8" w:val="clear"/>
        <w:spacing w:before="60" w:after="60"/>
        <w:ind w:left="360" w:right="360"/>
      </w:pPr>
      <w:r>
        <w:rPr>
          <w:rFonts w:ascii="Courier New" w:cs="Courier New" w:eastAsia="Courier New" w:hAnsi="Courier New"/>
          <w:color w:val="444441"/>
          <w:sz w:val="18"/>
          <w:szCs w:val="18"/>
        </w:rPr>
        <w:t xml:space="preserve">    "outDir":  "dist",</w:t>
      </w:r>
    </w:p>
    <w:p>
      <w:pPr>
        <w:shd w:fill="F1EFE8" w:val="clear"/>
        <w:spacing w:before="60" w:after="60"/>
        <w:ind w:left="360" w:right="360"/>
      </w:pPr>
      <w:r>
        <w:rPr>
          <w:rFonts w:ascii="Courier New" w:cs="Courier New" w:eastAsia="Courier New" w:hAnsi="Courier New"/>
          <w:color w:val="444441"/>
          <w:sz w:val="18"/>
          <w:szCs w:val="18"/>
        </w:rPr>
        <w:t xml:space="preserve">    "jsx":     "react-jsx"</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"include": ["src"]</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starters/react-starter/tsconfig.standalone.json</w:t>
      </w:r>
    </w:p>
    <w:p>
      <w:pPr>
        <w:shd w:fill="F1EFE8" w:val="clear"/>
        <w:spacing w:before="60" w:after="60"/>
        <w:ind w:left="360" w:right="360"/>
      </w:pPr>
      <w:r>
        <w:rPr>
          <w:rFonts w:ascii="Courier New" w:cs="Courier New" w:eastAsia="Courier New" w:hAnsi="Courier New"/>
          <w:color w:val="444441"/>
          <w:sz w:val="18"/>
          <w:szCs w:val="18"/>
        </w:rPr>
        <w:t xml:space="preserve">// Used in standalone repo context — shipped with the cloneable starter</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"compilerOptions": {</w:t>
      </w:r>
    </w:p>
    <w:p>
      <w:pPr>
        <w:shd w:fill="F1EFE8" w:val="clear"/>
        <w:spacing w:before="60" w:after="60"/>
        <w:ind w:left="360" w:right="360"/>
      </w:pPr>
      <w:r>
        <w:rPr>
          <w:rFonts w:ascii="Courier New" w:cs="Courier New" w:eastAsia="Courier New" w:hAnsi="Courier New"/>
          <w:color w:val="444441"/>
          <w:sz w:val="18"/>
          <w:szCs w:val="18"/>
        </w:rPr>
        <w:t xml:space="preserve">    "strict":           true,</w:t>
      </w:r>
    </w:p>
    <w:p>
      <w:pPr>
        <w:shd w:fill="F1EFE8" w:val="clear"/>
        <w:spacing w:before="60" w:after="60"/>
        <w:ind w:left="360" w:right="360"/>
      </w:pPr>
      <w:r>
        <w:rPr>
          <w:rFonts w:ascii="Courier New" w:cs="Courier New" w:eastAsia="Courier New" w:hAnsi="Courier New"/>
          <w:color w:val="444441"/>
          <w:sz w:val="18"/>
          <w:szCs w:val="18"/>
        </w:rPr>
        <w:t xml:space="preserve">    "moduleResolution": "bundler",</w:t>
      </w:r>
    </w:p>
    <w:p>
      <w:pPr>
        <w:shd w:fill="F1EFE8" w:val="clear"/>
        <w:spacing w:before="60" w:after="60"/>
        <w:ind w:left="360" w:right="360"/>
      </w:pPr>
      <w:r>
        <w:rPr>
          <w:rFonts w:ascii="Courier New" w:cs="Courier New" w:eastAsia="Courier New" w:hAnsi="Courier New"/>
          <w:color w:val="444441"/>
          <w:sz w:val="18"/>
          <w:szCs w:val="18"/>
        </w:rPr>
        <w:t xml:space="preserve">    "target":           "ES2022",</w:t>
      </w:r>
    </w:p>
    <w:p>
      <w:pPr>
        <w:shd w:fill="F1EFE8" w:val="clear"/>
        <w:spacing w:before="60" w:after="60"/>
        <w:ind w:left="360" w:right="360"/>
      </w:pPr>
      <w:r>
        <w:rPr>
          <w:rFonts w:ascii="Courier New" w:cs="Courier New" w:eastAsia="Courier New" w:hAnsi="Courier New"/>
          <w:color w:val="444441"/>
          <w:sz w:val="18"/>
          <w:szCs w:val="18"/>
        </w:rPr>
        <w:t xml:space="preserve">    "module":           "ESNext",</w:t>
      </w:r>
    </w:p>
    <w:p>
      <w:pPr>
        <w:shd w:fill="F1EFE8" w:val="clear"/>
        <w:spacing w:before="60" w:after="60"/>
        <w:ind w:left="360" w:right="360"/>
      </w:pPr>
      <w:r>
        <w:rPr>
          <w:rFonts w:ascii="Courier New" w:cs="Courier New" w:eastAsia="Courier New" w:hAnsi="Courier New"/>
          <w:color w:val="444441"/>
          <w:sz w:val="18"/>
          <w:szCs w:val="18"/>
        </w:rPr>
        <w:t xml:space="preserve">    "jsx":              "react-jsx",</w:t>
      </w:r>
    </w:p>
    <w:p>
      <w:pPr>
        <w:shd w:fill="F1EFE8" w:val="clear"/>
        <w:spacing w:before="60" w:after="60"/>
        <w:ind w:left="360" w:right="360"/>
      </w:pPr>
      <w:r>
        <w:rPr>
          <w:rFonts w:ascii="Courier New" w:cs="Courier New" w:eastAsia="Courier New" w:hAnsi="Courier New"/>
          <w:color w:val="444441"/>
          <w:sz w:val="18"/>
          <w:szCs w:val="18"/>
        </w:rPr>
        <w:t xml:space="preserve">    "rootDir":          "src",</w:t>
      </w:r>
    </w:p>
    <w:p>
      <w:pPr>
        <w:shd w:fill="F1EFE8" w:val="clear"/>
        <w:spacing w:before="60" w:after="60"/>
        <w:ind w:left="360" w:right="360"/>
      </w:pPr>
      <w:r>
        <w:rPr>
          <w:rFonts w:ascii="Courier New" w:cs="Courier New" w:eastAsia="Courier New" w:hAnsi="Courier New"/>
          <w:color w:val="444441"/>
          <w:sz w:val="18"/>
          <w:szCs w:val="18"/>
        </w:rPr>
        <w:t xml:space="preserve">    "outDir":           "dist"</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"include": ["src"]</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When the starter ships as a standalone repo, tsconfig.standalone.json is renamed to tsconfig.json by the extraction script. Cloners always see only tsconfig.json — the monorepo-specific tsconfig is excluded from the shipped repo.</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13.7.6  Complete monorepo directory structure</w:t>
      </w:r>
    </w:p>
    <w:p>
      <w:pPr>
        <w:shd w:fill="F1EFE8" w:val="clear"/>
        <w:spacing w:before="60" w:after="60"/>
        <w:ind w:left="360" w:right="360"/>
      </w:pPr>
      <w:r>
        <w:rPr>
          <w:rFonts w:ascii="Courier New" w:cs="Courier New" w:eastAsia="Courier New" w:hAnsi="Courier New"/>
          <w:color w:val="444441"/>
          <w:sz w:val="18"/>
          <w:szCs w:val="18"/>
        </w:rPr>
        <w:t xml:space="preserve">marketsui-packages/</w:t>
      </w:r>
    </w:p>
    <w:p>
      <w:pPr>
        <w:shd w:fill="F1EFE8" w:val="clear"/>
        <w:spacing w:before="60" w:after="60"/>
        <w:ind w:left="360" w:right="360"/>
      </w:pPr>
      <w:r>
        <w:rPr>
          <w:rFonts w:ascii="Courier New" w:cs="Courier New" w:eastAsia="Courier New" w:hAnsi="Courier New"/>
          <w:color w:val="444441"/>
          <w:sz w:val="18"/>
          <w:szCs w:val="18"/>
        </w:rPr>
        <w:t xml:space="preserve">  package.json                     workspace root — workspaces: [packages/*, apps/*, starters/*]</w:t>
      </w:r>
    </w:p>
    <w:p>
      <w:pPr>
        <w:shd w:fill="F1EFE8" w:val="clear"/>
        <w:spacing w:before="60" w:after="60"/>
        <w:ind w:left="360" w:right="360"/>
      </w:pPr>
      <w:r>
        <w:rPr>
          <w:rFonts w:ascii="Courier New" w:cs="Courier New" w:eastAsia="Courier New" w:hAnsi="Courier New"/>
          <w:color w:val="444441"/>
          <w:sz w:val="18"/>
          <w:szCs w:val="18"/>
        </w:rPr>
        <w:t xml:space="preserve">  package-lock.json</w:t>
      </w:r>
    </w:p>
    <w:p>
      <w:pPr>
        <w:shd w:fill="F1EFE8" w:val="clear"/>
        <w:spacing w:before="60" w:after="60"/>
        <w:ind w:left="360" w:right="360"/>
      </w:pPr>
      <w:r>
        <w:rPr>
          <w:rFonts w:ascii="Courier New" w:cs="Courier New" w:eastAsia="Courier New" w:hAnsi="Courier New"/>
          <w:color w:val="444441"/>
          <w:sz w:val="18"/>
          <w:szCs w:val="18"/>
        </w:rPr>
        <w:t xml:space="preserve">  tsconfig.base.json               path aliases pointing to local src/</w:t>
      </w:r>
    </w:p>
    <w:p>
      <w:pPr>
        <w:shd w:fill="F1EFE8" w:val="clear"/>
        <w:spacing w:before="60" w:after="60"/>
        <w:ind w:left="360" w:right="360"/>
      </w:pPr>
      <w:r>
        <w:rPr>
          <w:rFonts w:ascii="Courier New" w:cs="Courier New" w:eastAsia="Courier New" w:hAnsi="Courier New"/>
          <w:color w:val="444441"/>
          <w:sz w:val="18"/>
          <w:szCs w:val="18"/>
        </w:rPr>
        <w:t xml:space="preserve">  .npmrc                           Artifactory scope config</w:t>
      </w:r>
    </w:p>
    <w:p>
      <w:pPr>
        <w:shd w:fill="F1EFE8" w:val="clear"/>
        <w:spacing w:before="60" w:after="60"/>
        <w:ind w:left="360" w:right="360"/>
      </w:pPr>
      <w:r>
        <w:rPr>
          <w:rFonts w:ascii="Courier New" w:cs="Courier New" w:eastAsia="Courier New" w:hAnsi="Courier New"/>
          <w:color w:val="444441"/>
          <w:sz w:val="18"/>
          <w:szCs w:val="18"/>
        </w:rPr>
        <w:t xml:space="preserve">  .gitignore</w:t>
      </w:r>
    </w:p>
    <w:p>
      <w:pPr>
        <w:shd w:fill="F1EFE8" w:val="clear"/>
        <w:spacing w:before="60" w:after="60"/>
        <w:ind w:left="360" w:right="360"/>
      </w:pPr>
      <w:r>
        <w:rPr>
          <w:rFonts w:ascii="Courier New" w:cs="Courier New" w:eastAsia="Courier New" w:hAnsi="Courier New"/>
          <w:color w:val="444441"/>
          <w:sz w:val="18"/>
          <w:szCs w:val="18"/>
        </w:rPr>
        <w:t xml:space="preserve">  packages/</w:t>
      </w:r>
    </w:p>
    <w:p>
      <w:pPr>
        <w:shd w:fill="F1EFE8" w:val="clear"/>
        <w:spacing w:before="60" w:after="60"/>
        <w:ind w:left="360" w:right="360"/>
      </w:pPr>
      <w:r>
        <w:rPr>
          <w:rFonts w:ascii="Courier New" w:cs="Courier New" w:eastAsia="Courier New" w:hAnsi="Courier New"/>
          <w:color w:val="444441"/>
          <w:sz w:val="18"/>
          <w:szCs w:val="18"/>
        </w:rPr>
        <w:t xml:space="preserve">    tokens/                        @marketsui/tokens (CSS only, no build)</w:t>
      </w:r>
    </w:p>
    <w:p>
      <w:pPr>
        <w:shd w:fill="F1EFE8" w:val="clear"/>
        <w:spacing w:before="60" w:after="60"/>
        <w:ind w:left="360" w:right="360"/>
      </w:pPr>
      <w:r>
        <w:rPr>
          <w:rFonts w:ascii="Courier New" w:cs="Courier New" w:eastAsia="Courier New" w:hAnsi="Courier New"/>
          <w:color w:val="444441"/>
          <w:sz w:val="18"/>
          <w:szCs w:val="18"/>
        </w:rPr>
        <w:t xml:space="preserve">    core/                          @marketsui/core — Lit Web Components</w:t>
      </w:r>
    </w:p>
    <w:p>
      <w:pPr>
        <w:shd w:fill="F1EFE8" w:val="clear"/>
        <w:spacing w:before="60" w:after="60"/>
        <w:ind w:left="360" w:right="360"/>
      </w:pPr>
      <w:r>
        <w:rPr>
          <w:rFonts w:ascii="Courier New" w:cs="Courier New" w:eastAsia="Courier New" w:hAnsi="Courier New"/>
          <w:color w:val="444441"/>
          <w:sz w:val="18"/>
          <w:szCs w:val="18"/>
        </w:rPr>
        <w:t xml:space="preserve">    platform/</w:t>
      </w:r>
    </w:p>
    <w:p>
      <w:pPr>
        <w:shd w:fill="F1EFE8" w:val="clear"/>
        <w:spacing w:before="60" w:after="60"/>
        <w:ind w:left="360" w:right="360"/>
      </w:pPr>
      <w:r>
        <w:rPr>
          <w:rFonts w:ascii="Courier New" w:cs="Courier New" w:eastAsia="Courier New" w:hAnsi="Courier New"/>
          <w:color w:val="444441"/>
          <w:sz w:val="18"/>
          <w:szCs w:val="18"/>
        </w:rPr>
        <w:t xml:space="preserve">      src/bootstrap/index.ts       bootstrapPlatform, configManager, overrides</w:t>
      </w:r>
    </w:p>
    <w:p>
      <w:pPr>
        <w:shd w:fill="F1EFE8" w:val="clear"/>
        <w:spacing w:before="60" w:after="60"/>
        <w:ind w:left="360" w:right="360"/>
      </w:pPr>
      <w:r>
        <w:rPr>
          <w:rFonts w:ascii="Courier New" w:cs="Courier New" w:eastAsia="Courier New" w:hAnsi="Courier New"/>
          <w:color w:val="444441"/>
          <w:sz w:val="18"/>
          <w:szCs w:val="18"/>
        </w:rPr>
        <w:t xml:space="preserve">      src/view/index.ts            resolveInstanceId, AppContext</w:t>
      </w:r>
    </w:p>
    <w:p>
      <w:pPr>
        <w:shd w:fill="F1EFE8" w:val="clear"/>
        <w:spacing w:before="60" w:after="60"/>
        <w:ind w:left="360" w:right="360"/>
      </w:pPr>
      <w:r>
        <w:rPr>
          <w:rFonts w:ascii="Courier New" w:cs="Courier New" w:eastAsia="Courier New" w:hAnsi="Courier New"/>
          <w:color w:val="444441"/>
          <w:sz w:val="18"/>
          <w:szCs w:val="18"/>
        </w:rPr>
        <w:t xml:space="preserve">      src/admin/index.ts           configManager, AppContext</w:t>
      </w:r>
    </w:p>
    <w:p>
      <w:pPr>
        <w:shd w:fill="F1EFE8" w:val="clear"/>
        <w:spacing w:before="60" w:after="60"/>
        <w:ind w:left="360" w:right="360"/>
      </w:pPr>
      <w:r>
        <w:rPr>
          <w:rFonts w:ascii="Courier New" w:cs="Courier New" w:eastAsia="Courier New" w:hAnsi="Courier New"/>
          <w:color w:val="444441"/>
          <w:sz w:val="18"/>
          <w:szCs w:val="18"/>
        </w:rPr>
        <w:t xml:space="preserve">      package.json                 exports map: ./bootstrap ./view ./admin</w:t>
      </w:r>
    </w:p>
    <w:p>
      <w:pPr>
        <w:shd w:fill="F1EFE8" w:val="clear"/>
        <w:spacing w:before="60" w:after="60"/>
        <w:ind w:left="360" w:right="360"/>
      </w:pPr>
      <w:r>
        <w:rPr>
          <w:rFonts w:ascii="Courier New" w:cs="Courier New" w:eastAsia="Courier New" w:hAnsi="Courier New"/>
          <w:color w:val="444441"/>
          <w:sz w:val="18"/>
          <w:szCs w:val="18"/>
        </w:rPr>
        <w:t xml:space="preserve">    react/                         @marketsui/react — wrappers + hooks</w:t>
      </w:r>
    </w:p>
    <w:p>
      <w:pPr>
        <w:shd w:fill="F1EFE8" w:val="clear"/>
        <w:spacing w:before="60" w:after="60"/>
        <w:ind w:left="360" w:right="360"/>
      </w:pPr>
      <w:r>
        <w:rPr>
          <w:rFonts w:ascii="Courier New" w:cs="Courier New" w:eastAsia="Courier New" w:hAnsi="Courier New"/>
          <w:color w:val="444441"/>
          <w:sz w:val="18"/>
          <w:szCs w:val="18"/>
        </w:rPr>
        <w:t xml:space="preserve">    angular/                       @marketsui/angular — wrappers + services</w:t>
      </w:r>
    </w:p>
    <w:p>
      <w:pPr>
        <w:shd w:fill="F1EFE8" w:val="clear"/>
        <w:spacing w:before="60" w:after="60"/>
        <w:ind w:left="360" w:right="360"/>
      </w:pPr>
      <w:r>
        <w:rPr>
          <w:rFonts w:ascii="Courier New" w:cs="Courier New" w:eastAsia="Courier New" w:hAnsi="Courier New"/>
          <w:color w:val="444441"/>
          <w:sz w:val="18"/>
          <w:szCs w:val="18"/>
        </w:rPr>
        <w:t xml:space="preserve">    viewserver-react/              @marketsui/viewserver-react — hooks</w:t>
      </w:r>
    </w:p>
    <w:p>
      <w:pPr>
        <w:shd w:fill="F1EFE8" w:val="clear"/>
        <w:spacing w:before="60" w:after="60"/>
        <w:ind w:left="360" w:right="360"/>
      </w:pPr>
      <w:r>
        <w:rPr>
          <w:rFonts w:ascii="Courier New" w:cs="Courier New" w:eastAsia="Courier New" w:hAnsi="Courier New"/>
          <w:color w:val="444441"/>
          <w:sz w:val="18"/>
          <w:szCs w:val="18"/>
        </w:rPr>
        <w:t xml:space="preserve">    viewserver-angular/            @marketsui/viewserver-angular — services</w:t>
      </w:r>
    </w:p>
    <w:p>
      <w:pPr>
        <w:shd w:fill="F1EFE8" w:val="clear"/>
        <w:spacing w:before="60" w:after="60"/>
        <w:ind w:left="360" w:right="360"/>
      </w:pPr>
      <w:r>
        <w:rPr>
          <w:rFonts w:ascii="Courier New" w:cs="Courier New" w:eastAsia="Courier New" w:hAnsi="Courier New"/>
          <w:color w:val="444441"/>
          <w:sz w:val="18"/>
          <w:szCs w:val="18"/>
        </w:rPr>
        <w:t xml:space="preserve">  apps/</w:t>
      </w:r>
    </w:p>
    <w:p>
      <w:pPr>
        <w:shd w:fill="F1EFE8" w:val="clear"/>
        <w:spacing w:before="60" w:after="60"/>
        <w:ind w:left="360" w:right="360"/>
      </w:pPr>
      <w:r>
        <w:rPr>
          <w:rFonts w:ascii="Courier New" w:cs="Courier New" w:eastAsia="Courier New" w:hAnsi="Courier New"/>
          <w:color w:val="444441"/>
          <w:sz w:val="18"/>
          <w:szCs w:val="18"/>
        </w:rPr>
        <w:t xml:space="preserve">    platform-app/                  thin shell — calls bootstrapPlatform() only</w:t>
      </w:r>
    </w:p>
    <w:p>
      <w:pPr>
        <w:shd w:fill="F1EFE8" w:val="clear"/>
        <w:spacing w:before="60" w:after="60"/>
        <w:ind w:left="360" w:right="360"/>
      </w:pPr>
      <w:r>
        <w:rPr>
          <w:rFonts w:ascii="Courier New" w:cs="Courier New" w:eastAsia="Courier New" w:hAnsi="Courier New"/>
          <w:color w:val="444441"/>
          <w:sz w:val="18"/>
          <w:szCs w:val="18"/>
        </w:rPr>
        <w:t xml:space="preserve">    admin/                         Lit admin tools (registry, dock, users)</w:t>
      </w:r>
    </w:p>
    <w:p>
      <w:pPr>
        <w:shd w:fill="F1EFE8" w:val="clear"/>
        <w:spacing w:before="60" w:after="60"/>
        <w:ind w:left="360" w:right="360"/>
      </w:pPr>
      <w:r>
        <w:rPr>
          <w:rFonts w:ascii="Courier New" w:cs="Courier New" w:eastAsia="Courier New" w:hAnsi="Courier New"/>
          <w:color w:val="444441"/>
          <w:sz w:val="18"/>
          <w:szCs w:val="18"/>
        </w:rPr>
        <w:t xml:space="preserve">  starters/</w:t>
      </w:r>
    </w:p>
    <w:p>
      <w:pPr>
        <w:shd w:fill="F1EFE8" w:val="clear"/>
        <w:spacing w:before="60" w:after="60"/>
        <w:ind w:left="360" w:right="360"/>
      </w:pPr>
      <w:r>
        <w:rPr>
          <w:rFonts w:ascii="Courier New" w:cs="Courier New" w:eastAsia="Courier New" w:hAnsi="Courier New"/>
          <w:color w:val="444441"/>
          <w:sz w:val="18"/>
          <w:szCs w:val="18"/>
        </w:rPr>
        <w:t xml:space="preserve">    react-starter/</w:t>
      </w:r>
    </w:p>
    <w:p>
      <w:pPr>
        <w:shd w:fill="F1EFE8" w:val="clear"/>
        <w:spacing w:before="60" w:after="60"/>
        <w:ind w:left="360" w:right="360"/>
      </w:pPr>
      <w:r>
        <w:rPr>
          <w:rFonts w:ascii="Courier New" w:cs="Courier New" w:eastAsia="Courier New" w:hAnsi="Courier New"/>
          <w:color w:val="444441"/>
          <w:sz w:val="18"/>
          <w:szCs w:val="18"/>
        </w:rPr>
        <w:t xml:space="preserve">      .marketsui/                  vendored fallback — committed to git</w:t>
      </w:r>
    </w:p>
    <w:p>
      <w:pPr>
        <w:shd w:fill="F1EFE8" w:val="clear"/>
        <w:spacing w:before="60" w:after="60"/>
        <w:ind w:left="360" w:right="360"/>
      </w:pPr>
      <w:r>
        <w:rPr>
          <w:rFonts w:ascii="Courier New" w:cs="Courier New" w:eastAsia="Courier New" w:hAnsi="Courier New"/>
          <w:color w:val="444441"/>
          <w:sz w:val="18"/>
          <w:szCs w:val="18"/>
        </w:rPr>
        <w:t xml:space="preserve">      package.json                 file: refs — workspace-overridden in monorepo</w:t>
      </w:r>
    </w:p>
    <w:p>
      <w:pPr>
        <w:shd w:fill="F1EFE8" w:val="clear"/>
        <w:spacing w:before="60" w:after="60"/>
        <w:ind w:left="360" w:right="360"/>
      </w:pPr>
      <w:r>
        <w:rPr>
          <w:rFonts w:ascii="Courier New" w:cs="Courier New" w:eastAsia="Courier New" w:hAnsi="Courier New"/>
          <w:color w:val="444441"/>
          <w:sz w:val="18"/>
          <w:szCs w:val="18"/>
        </w:rPr>
        <w:t xml:space="preserve">      tsconfig.json                extends ../../tsconfig.base.json</w:t>
      </w:r>
    </w:p>
    <w:p>
      <w:pPr>
        <w:shd w:fill="F1EFE8" w:val="clear"/>
        <w:spacing w:before="60" w:after="60"/>
        <w:ind w:left="360" w:right="360"/>
      </w:pPr>
      <w:r>
        <w:rPr>
          <w:rFonts w:ascii="Courier New" w:cs="Courier New" w:eastAsia="Courier New" w:hAnsi="Courier New"/>
          <w:color w:val="444441"/>
          <w:sz w:val="18"/>
          <w:szCs w:val="18"/>
        </w:rPr>
        <w:t xml:space="preserve">      tsconfig.standalone.json     standalone tsconfig — no monorepo extends</w:t>
      </w:r>
    </w:p>
    <w:p>
      <w:pPr>
        <w:shd w:fill="F1EFE8" w:val="clear"/>
        <w:spacing w:before="60" w:after="60"/>
        <w:ind w:left="360" w:right="360"/>
      </w:pPr>
      <w:r>
        <w:rPr>
          <w:rFonts w:ascii="Courier New" w:cs="Courier New" w:eastAsia="Courier New" w:hAnsi="Courier New"/>
          <w:color w:val="444441"/>
          <w:sz w:val="18"/>
          <w:szCs w:val="18"/>
        </w:rPr>
        <w:t xml:space="preserve">      vite.config.ts</w:t>
      </w:r>
    </w:p>
    <w:p>
      <w:pPr>
        <w:shd w:fill="F1EFE8" w:val="clear"/>
        <w:spacing w:before="60" w:after="60"/>
        <w:ind w:left="360" w:right="360"/>
      </w:pPr>
      <w:r>
        <w:rPr>
          <w:rFonts w:ascii="Courier New" w:cs="Courier New" w:eastAsia="Courier New" w:hAnsi="Courier New"/>
          <w:color w:val="444441"/>
          <w:sz w:val="18"/>
          <w:szCs w:val="18"/>
        </w:rPr>
        <w:t xml:space="preserve">      public/dev.fin.json          dev manifest with fake customData</w:t>
      </w:r>
    </w:p>
    <w:p>
      <w:pPr>
        <w:shd w:fill="F1EFE8" w:val="clear"/>
        <w:spacing w:before="60" w:after="60"/>
        <w:ind w:left="360" w:right="360"/>
      </w:pPr>
      <w:r>
        <w:rPr>
          <w:rFonts w:ascii="Courier New" w:cs="Courier New" w:eastAsia="Courier New" w:hAnsi="Courier New"/>
          <w:color w:val="444441"/>
          <w:sz w:val="18"/>
          <w:szCs w:val="18"/>
        </w:rPr>
        <w:t xml:space="preserve">      src/</w:t>
      </w:r>
    </w:p>
    <w:p>
      <w:pPr>
        <w:shd w:fill="F1EFE8" w:val="clear"/>
        <w:spacing w:before="60" w:after="60"/>
        <w:ind w:left="360" w:right="360"/>
      </w:pPr>
      <w:r>
        <w:rPr>
          <w:rFonts w:ascii="Courier New" w:cs="Courier New" w:eastAsia="Courier New" w:hAnsi="Courier New"/>
          <w:color w:val="444441"/>
          <w:sz w:val="18"/>
          <w:szCs w:val="18"/>
        </w:rPr>
        <w:t xml:space="preserve">      scripts/update-marketsui.mjs upgrade script (Artifactory)</w:t>
      </w:r>
    </w:p>
    <w:p>
      <w:pPr>
        <w:shd w:fill="F1EFE8" w:val="clear"/>
        <w:spacing w:before="60" w:after="60"/>
        <w:ind w:left="360" w:right="360"/>
      </w:pPr>
      <w:r>
        <w:rPr>
          <w:rFonts w:ascii="Courier New" w:cs="Courier New" w:eastAsia="Courier New" w:hAnsi="Courier New"/>
          <w:color w:val="444441"/>
          <w:sz w:val="18"/>
          <w:szCs w:val="18"/>
        </w:rPr>
        <w:t xml:space="preserve">    angular-starter/               same pattern with Angular tooling</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13.7.7  Platform team daily development workflow</w:t>
      </w:r>
    </w:p>
    <w:p>
      <w:pPr>
        <w:pStyle w:val="ListParagraph"/>
        <w:numPr>
          <w:ilvl w:val="0"/>
          <w:numId w:val="3"/>
        </w:numPr>
        <w:spacing w:before="60" w:after="60"/>
      </w:pPr>
      <w:r>
        <w:rPr>
          <w:rFonts w:ascii="Arial" w:cs="Arial" w:eastAsia="Arial" w:hAnsi="Arial"/>
          <w:sz w:val="22"/>
          <w:szCs w:val="22"/>
        </w:rPr>
        <w:t xml:space="preserve">Clone monorepo: git clone marketsui-packages</w:t>
      </w:r>
    </w:p>
    <w:p>
      <w:pPr>
        <w:pStyle w:val="ListParagraph"/>
        <w:numPr>
          <w:ilvl w:val="0"/>
          <w:numId w:val="3"/>
        </w:numPr>
        <w:spacing w:before="60" w:after="60"/>
      </w:pPr>
      <w:r>
        <w:rPr>
          <w:rFonts w:ascii="Arial" w:cs="Arial" w:eastAsia="Arial" w:hAnsi="Arial"/>
          <w:sz w:val="22"/>
          <w:szCs w:val="22"/>
        </w:rPr>
        <w:t xml:space="preserve">Install all workspaces: npm install (from monorepo root)</w:t>
      </w:r>
    </w:p>
    <w:p>
      <w:pPr>
        <w:pStyle w:val="ListParagraph"/>
        <w:numPr>
          <w:ilvl w:val="0"/>
          <w:numId w:val="3"/>
        </w:numPr>
        <w:spacing w:before="60" w:after="60"/>
      </w:pPr>
      <w:r>
        <w:rPr>
          <w:rFonts w:ascii="Arial" w:cs="Arial" w:eastAsia="Arial" w:hAnsi="Arial"/>
          <w:sz w:val="22"/>
          <w:szCs w:val="22"/>
        </w:rPr>
        <w:t xml:space="preserve">npm automatically symlinks packages/* into node_modules — no file: refs used</w:t>
      </w:r>
    </w:p>
    <w:p>
      <w:pPr>
        <w:pStyle w:val="ListParagraph"/>
        <w:numPr>
          <w:ilvl w:val="0"/>
          <w:numId w:val="3"/>
        </w:numPr>
        <w:spacing w:before="60" w:after="60"/>
      </w:pPr>
      <w:r>
        <w:rPr>
          <w:rFonts w:ascii="Arial" w:cs="Arial" w:eastAsia="Arial" w:hAnsi="Arial"/>
          <w:sz w:val="22"/>
          <w:szCs w:val="22"/>
        </w:rPr>
        <w:t xml:space="preserve">Edit packages/react/src/hooks/useComponentConfig.ts</w:t>
      </w:r>
    </w:p>
    <w:p>
      <w:pPr>
        <w:pStyle w:val="ListParagraph"/>
        <w:numPr>
          <w:ilvl w:val="0"/>
          <w:numId w:val="3"/>
        </w:numPr>
        <w:spacing w:before="60" w:after="60"/>
      </w:pPr>
      <w:r>
        <w:rPr>
          <w:rFonts w:ascii="Arial" w:cs="Arial" w:eastAsia="Arial" w:hAnsi="Arial"/>
          <w:sz w:val="22"/>
          <w:szCs w:val="22"/>
        </w:rPr>
        <w:t xml:space="preserve">Change is immediately visible in starters/react-starter/ — no rebuild, no publish</w:t>
      </w:r>
    </w:p>
    <w:p>
      <w:pPr>
        <w:pStyle w:val="ListParagraph"/>
        <w:numPr>
          <w:ilvl w:val="0"/>
          <w:numId w:val="3"/>
        </w:numPr>
        <w:spacing w:before="60" w:after="60"/>
      </w:pPr>
      <w:r>
        <w:rPr>
          <w:rFonts w:ascii="Arial" w:cs="Arial" w:eastAsia="Arial" w:hAnsi="Arial"/>
          <w:sz w:val="22"/>
          <w:szCs w:val="22"/>
        </w:rPr>
        <w:t xml:space="preserve">Test in OpenFin: npm run openfin:react (from monorepo root)</w:t>
      </w:r>
    </w:p>
    <w:p>
      <w:pPr>
        <w:pStyle w:val="ListParagraph"/>
        <w:numPr>
          <w:ilvl w:val="0"/>
          <w:numId w:val="3"/>
        </w:numPr>
        <w:spacing w:before="60" w:after="60"/>
      </w:pPr>
      <w:r>
        <w:rPr>
          <w:rFonts w:ascii="Arial" w:cs="Arial" w:eastAsia="Arial" w:hAnsi="Arial"/>
          <w:sz w:val="22"/>
          <w:szCs w:val="22"/>
        </w:rPr>
        <w:t xml:space="preserve">Vite HMR reflects package source changes live in the running OpenFin view</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13.7.8  Platform team release workflow</w:t>
      </w:r>
    </w:p>
    <w:p>
      <w:pPr>
        <w:pStyle w:val="ListParagraph"/>
        <w:numPr>
          <w:ilvl w:val="0"/>
          <w:numId w:val="3"/>
        </w:numPr>
        <w:spacing w:before="60" w:after="60"/>
      </w:pPr>
      <w:r>
        <w:rPr>
          <w:rFonts w:ascii="Arial" w:cs="Arial" w:eastAsia="Arial" w:hAnsi="Arial"/>
          <w:sz w:val="22"/>
          <w:szCs w:val="22"/>
        </w:rPr>
        <w:t xml:space="preserve">Changes to packages/* are complete and tested locally via workspace symlinks.</w:t>
      </w:r>
    </w:p>
    <w:p>
      <w:pPr>
        <w:pStyle w:val="ListParagraph"/>
        <w:numPr>
          <w:ilvl w:val="0"/>
          <w:numId w:val="3"/>
        </w:numPr>
        <w:spacing w:before="60" w:after="60"/>
      </w:pPr>
      <w:r>
        <w:rPr>
          <w:rFonts w:ascii="Arial" w:cs="Arial" w:eastAsia="Arial" w:hAnsi="Arial"/>
          <w:sz w:val="22"/>
          <w:szCs w:val="22"/>
        </w:rPr>
        <w:t xml:space="preserve">Bump version: update packages/react/package.json version field.</w:t>
      </w:r>
    </w:p>
    <w:p>
      <w:pPr>
        <w:pStyle w:val="ListParagraph"/>
        <w:numPr>
          <w:ilvl w:val="0"/>
          <w:numId w:val="3"/>
        </w:numPr>
        <w:spacing w:before="60" w:after="60"/>
      </w:pPr>
      <w:r>
        <w:rPr>
          <w:rFonts w:ascii="Arial" w:cs="Arial" w:eastAsia="Arial" w:hAnsi="Arial"/>
          <w:sz w:val="22"/>
          <w:szCs w:val="22"/>
        </w:rPr>
        <w:t xml:space="preserve">Build: npm run build --workspace=packages/react</w:t>
      </w:r>
    </w:p>
    <w:p>
      <w:pPr>
        <w:pStyle w:val="ListParagraph"/>
        <w:numPr>
          <w:ilvl w:val="0"/>
          <w:numId w:val="3"/>
        </w:numPr>
        <w:spacing w:before="60" w:after="60"/>
      </w:pPr>
      <w:r>
        <w:rPr>
          <w:rFonts w:ascii="Arial" w:cs="Arial" w:eastAsia="Arial" w:hAnsi="Arial"/>
          <w:sz w:val="22"/>
          <w:szCs w:val="22"/>
        </w:rPr>
        <w:t xml:space="preserve">Publish to Artifactory dev channel: npm publish --workspace=packages/react</w:t>
      </w:r>
    </w:p>
    <w:p>
      <w:pPr>
        <w:pStyle w:val="ListParagraph"/>
        <w:numPr>
          <w:ilvl w:val="0"/>
          <w:numId w:val="3"/>
        </w:numPr>
        <w:spacing w:before="60" w:after="60"/>
      </w:pPr>
      <w:r>
        <w:rPr>
          <w:rFonts w:ascii="Arial" w:cs="Arial" w:eastAsia="Arial" w:hAnsi="Arial"/>
          <w:sz w:val="22"/>
          <w:szCs w:val="22"/>
        </w:rPr>
        <w:t xml:space="preserve">Xray scans the package. CI promotes dev → staging → release after checks pass.</w:t>
      </w:r>
    </w:p>
    <w:p>
      <w:pPr>
        <w:pStyle w:val="ListParagraph"/>
        <w:numPr>
          <w:ilvl w:val="0"/>
          <w:numId w:val="3"/>
        </w:numPr>
        <w:spacing w:before="60" w:after="60"/>
      </w:pPr>
      <w:r>
        <w:rPr>
          <w:rFonts w:ascii="Arial" w:cs="Arial" w:eastAsia="Arial" w:hAnsi="Arial"/>
          <w:sz w:val="22"/>
          <w:szCs w:val="22"/>
        </w:rPr>
        <w:t xml:space="preserve">Update vendored snapshot: npm run marketsui:update --workspace=starters/react-starter</w:t>
      </w:r>
    </w:p>
    <w:p>
      <w:pPr>
        <w:pStyle w:val="ListParagraph"/>
        <w:numPr>
          <w:ilvl w:val="0"/>
          <w:numId w:val="3"/>
        </w:numPr>
        <w:spacing w:before="60" w:after="60"/>
      </w:pPr>
      <w:r>
        <w:rPr>
          <w:rFonts w:ascii="Arial" w:cs="Arial" w:eastAsia="Arial" w:hAnsi="Arial"/>
          <w:sz w:val="22"/>
          <w:szCs w:val="22"/>
        </w:rPr>
        <w:t xml:space="preserve">Review .marketsui/ diff — compiled output changes are visible in git diff.</w:t>
      </w:r>
    </w:p>
    <w:p>
      <w:pPr>
        <w:pStyle w:val="ListParagraph"/>
        <w:numPr>
          <w:ilvl w:val="0"/>
          <w:numId w:val="3"/>
        </w:numPr>
        <w:spacing w:before="60" w:after="60"/>
      </w:pPr>
      <w:r>
        <w:rPr>
          <w:rFonts w:ascii="Arial" w:cs="Arial" w:eastAsia="Arial" w:hAnsi="Arial"/>
          <w:sz w:val="22"/>
          <w:szCs w:val="22"/>
        </w:rPr>
        <w:t xml:space="preserve">Commit: "chore: update @marketsui/react to v2.1.0" → PR → merge.</w:t>
      </w:r>
    </w:p>
    <w:p>
      <w:pPr>
        <w:pStyle w:val="ListParagraph"/>
        <w:numPr>
          <w:ilvl w:val="0"/>
          <w:numId w:val="3"/>
        </w:numPr>
        <w:spacing w:before="60" w:after="60"/>
      </w:pPr>
      <w:r>
        <w:rPr>
          <w:rFonts w:ascii="Arial" w:cs="Arial" w:eastAsia="Arial" w:hAnsi="Arial"/>
          <w:sz w:val="22"/>
          <w:szCs w:val="22"/>
        </w:rPr>
        <w:t xml:space="preserve">Developer teams pull the monorepo or standalone starter — vendored copy updated.</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Steps 1-6 of the daily workflow use local workspace symlinks — zero Artifactory dependency. Steps 1-9 of the release workflow use Artifactory for the publish and the vendored snapshot update. The two systems serve different moments and never conflict.</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13.7.9  npm link — escape hatch for cross-repo testing</w:t>
      </w:r>
    </w:p>
    <w:p>
      <w:pPr>
        <w:spacing w:before="80" w:after="80"/>
      </w:pPr>
      <w:r>
        <w:rPr>
          <w:rFonts w:ascii="Arial" w:cs="Arial" w:eastAsia="Arial" w:hAnsi="Arial"/>
          <w:sz w:val="22"/>
          <w:szCs w:val="22"/>
        </w:rPr>
        <w:t xml:space="preserve">If the platform team needs to test changes against an existing app that lives outside the monorepo (not a starter), npm link provides a global symlink without publishing:</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Step 1 — register the local package globally</w:t>
      </w:r>
    </w:p>
    <w:p>
      <w:pPr>
        <w:shd w:fill="F1EFE8" w:val="clear"/>
        <w:spacing w:before="60" w:after="60"/>
        <w:ind w:left="360" w:right="360"/>
      </w:pPr>
      <w:r>
        <w:rPr>
          <w:rFonts w:ascii="Courier New" w:cs="Courier New" w:eastAsia="Courier New" w:hAnsi="Courier New"/>
          <w:color w:val="444441"/>
          <w:sz w:val="18"/>
          <w:szCs w:val="18"/>
        </w:rPr>
        <w:t xml:space="preserve">cd packages/react &amp;&amp; npm link</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Step 2 — in the external app, link to it</w:t>
      </w:r>
    </w:p>
    <w:p>
      <w:pPr>
        <w:shd w:fill="F1EFE8" w:val="clear"/>
        <w:spacing w:before="60" w:after="60"/>
        <w:ind w:left="360" w:right="360"/>
      </w:pPr>
      <w:r>
        <w:rPr>
          <w:rFonts w:ascii="Courier New" w:cs="Courier New" w:eastAsia="Courier New" w:hAnsi="Courier New"/>
          <w:color w:val="444441"/>
          <w:sz w:val="18"/>
          <w:szCs w:val="18"/>
        </w:rPr>
        <w:t xml:space="preserve">cd /path/to/external-trading-app &amp;&amp; npm link @marketsui/react</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Step 3 — when done, unlink</w:t>
      </w:r>
    </w:p>
    <w:p>
      <w:pPr>
        <w:shd w:fill="F1EFE8" w:val="clear"/>
        <w:spacing w:before="60" w:after="60"/>
        <w:ind w:left="360" w:right="360"/>
      </w:pPr>
      <w:r>
        <w:rPr>
          <w:rFonts w:ascii="Courier New" w:cs="Courier New" w:eastAsia="Courier New" w:hAnsi="Courier New"/>
          <w:color w:val="444441"/>
          <w:sz w:val="18"/>
          <w:szCs w:val="18"/>
        </w:rPr>
        <w:t xml:space="preserve">cd /path/to/external-trading-app &amp;&amp; npm unlink @marketsui/react</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npm link is the escape hatch — use it only for cross-repo testing. Within the monorepo always use workspace resolution, which is cleaner, avoids global symlink pollution, and is automatically cleaned up on npm install.</w:t>
      </w:r>
    </w:p>
    <w:p>
      <w:pPr>
        <w:pBdr>
          <w:left w:val="single" w:color="0F6E56" w:sz="18" w:space="8"/>
        </w:pBdr>
        <w:spacing w:before="100" w:after="100"/>
        <w:ind w:left="360"/>
      </w:pPr>
      <w:r>
        <w:rPr>
          <w:rFonts w:ascii="Arial" w:cs="Arial" w:eastAsia="Arial" w:hAnsi="Arial"/>
          <w:color w:val="000000"/>
          <w:sz w:val="20"/>
          <w:szCs w:val="20"/>
        </w:rPr>
        <w:t xml:space="preserve">RULE 27: During platform team development, @marketsui/* packages are resolved via npm workspace symlinks — not from Artifactory, not from .marketsui/ vendored copies. npm workspace resolution takes priority over file: paths for packages that exist as workspace siblings.</w:t>
      </w:r>
    </w:p>
    <w:p>
      <w:pPr>
        <w:pBdr>
          <w:left w:val="single" w:color="0F6E56" w:sz="18" w:space="8"/>
        </w:pBdr>
        <w:spacing w:before="100" w:after="100"/>
        <w:ind w:left="360"/>
      </w:pPr>
      <w:r>
        <w:rPr>
          <w:rFonts w:ascii="Arial" w:cs="Arial" w:eastAsia="Arial" w:hAnsi="Arial"/>
          <w:color w:val="000000"/>
          <w:sz w:val="20"/>
          <w:szCs w:val="20"/>
        </w:rPr>
        <w:t xml:space="preserve">RULE 28: Each starter ships two tsconfig files: tsconfig.json (extends ../../tsconfig.base.json for monorepo dev) and tsconfig.standalone.json (no monorepo extends, for standalone cloners). The extraction script renames tsconfig.standalone.json to tsconfig.json before shipping.</w:t>
      </w:r>
    </w:p>
    <w:p>
      <w:pPr>
        <w:pBdr>
          <w:left w:val="single" w:color="0F6E56" w:sz="18" w:space="8"/>
        </w:pBdr>
        <w:spacing w:before="100" w:after="100"/>
        <w:ind w:left="360"/>
      </w:pPr>
      <w:r>
        <w:rPr>
          <w:rFonts w:ascii="Arial" w:cs="Arial" w:eastAsia="Arial" w:hAnsi="Arial"/>
          <w:color w:val="000000"/>
          <w:sz w:val="20"/>
          <w:szCs w:val="20"/>
        </w:rPr>
        <w:t xml:space="preserve">RULE 29: The release workflow is: build locally with workspace symlinks → publish to Artifactory dev → promote through staging to release → run marketsui:update to refresh .marketsui/ → commit diff as PR. Artifactory is never used during the local development loop.</w:t>
      </w:r>
    </w:p>
    <w:p>
      <w:pPr>
        <w:pBdr>
          <w:left w:val="single" w:color="0F6E56" w:sz="18" w:space="8"/>
        </w:pBdr>
        <w:spacing w:before="100" w:after="100"/>
        <w:ind w:left="360"/>
      </w:pPr>
      <w:r>
        <w:rPr>
          <w:rFonts w:ascii="Arial" w:cs="Arial" w:eastAsia="Arial" w:hAnsi="Arial"/>
          <w:color w:val="000000"/>
          <w:sz w:val="20"/>
          <w:szCs w:val="20"/>
        </w:rPr>
        <w:t xml:space="preserve">RULE 24: Starter projects use Artifactory (marketsui-release-local) as the primary registry and a committed .marketsui/ vendored directory as the offline fallback. The .marketsui/ directory is never in .gitignore. Artifactory API key configuration is required only for npm run marketsui:update and CI/CD pipelines — day-one development requires no registry access.</w:t>
      </w:r>
    </w:p>
    <w:p>
      <w:pPr>
        <w:pBdr>
          <w:left w:val="single" w:color="0F6E56" w:sz="18" w:space="8"/>
        </w:pBdr>
        <w:spacing w:before="100" w:after="100"/>
        <w:ind w:left="360"/>
      </w:pPr>
      <w:r>
        <w:rPr>
          <w:rFonts w:ascii="Arial" w:cs="Arial" w:eastAsia="Arial" w:hAnsi="Arial"/>
          <w:color w:val="000000"/>
          <w:sz w:val="20"/>
          <w:szCs w:val="20"/>
        </w:rPr>
        <w:t xml:space="preserve">RULE 25: A MarketsUI package upgrade is always committed as a .marketsui/ diff PR. Every upgrade is reviewable, approvable, and revertable. All packages reaching marketsui-release-local have passed Artifactory Xray security scanning before the upgrade is possible.</w:t>
      </w:r>
    </w:p>
    <w:p>
      <w:pPr>
        <w:pBdr>
          <w:left w:val="single" w:color="0F6E56" w:sz="18" w:space="8"/>
        </w:pBdr>
        <w:spacing w:before="100" w:after="100"/>
        <w:ind w:left="360"/>
      </w:pPr>
      <w:r>
        <w:rPr>
          <w:rFonts w:ascii="Arial" w:cs="Arial" w:eastAsia="Arial" w:hAnsi="Arial"/>
          <w:color w:val="000000"/>
          <w:sz w:val="20"/>
          <w:szCs w:val="20"/>
        </w:rPr>
        <w:t xml:space="preserve">RULE 26: The Artifactory API key is stored exclusively in the developer global ~/.npmrc. It is never committed to any project repository. The committed starter .npmrc contains only the @marketsui scope mapping — no auth credentials.</w:t>
      </w:r>
    </w:p>
    <w:p>
      <w:r>
        <w:br w:type="page"/>
      </w:r>
    </w:p>
    <w:p>
      <w:pPr>
        <w:pStyle w:val="Heading1"/>
        <w:spacing w:before="400" w:after="200"/>
      </w:pPr>
      <w:r>
        <w:rPr>
          <w:rFonts w:ascii="Arial" w:cs="Arial" w:eastAsia="Arial" w:hAnsi="Arial"/>
          <w:b/>
          <w:bCs/>
          <w:color w:val="1E1B4B"/>
          <w:sz w:val="32"/>
          <w:szCs w:val="32"/>
        </w:rPr>
        <w:t xml:space="preserve">14. MarketsUI Design Language (MDL)</w:t>
      </w:r>
    </w:p>
    <w:p>
      <w:pPr>
        <w:pStyle w:val="Heading2"/>
        <w:spacing w:before="320" w:after="160"/>
      </w:pPr>
      <w:r>
        <w:rPr>
          <w:rFonts w:ascii="Arial" w:cs="Arial" w:eastAsia="Arial" w:hAnsi="Arial"/>
          <w:b/>
          <w:bCs/>
          <w:color w:val="534AB7"/>
          <w:sz w:val="26"/>
          <w:szCs w:val="26"/>
        </w:rPr>
        <w:t xml:space="preserve">14.1  Overview</w:t>
      </w:r>
    </w:p>
    <w:p>
      <w:pPr>
        <w:spacing w:before="80" w:after="80"/>
      </w:pPr>
      <w:r>
        <w:rPr>
          <w:rFonts w:ascii="Arial" w:cs="Arial" w:eastAsia="Arial" w:hAnsi="Arial"/>
          <w:sz w:val="22"/>
          <w:szCs w:val="22"/>
        </w:rPr>
        <w:t xml:space="preserve">The MarketsUI Design Language (MDL) is the visual foundation for the entire platform. It defines the color system, typography, spacing, border radius, and motion tokens that all four rendering surfaces — Lit Web Components, React/shadcn, Angular/SpartanUI, Angular/PrimeNG — consume through CSS custom properties. AG-Grid and the vanilla JS admin tools also consume the same tokens.</w:t>
      </w:r>
    </w:p>
    <w:p>
      <w:pPr>
        <w:spacing w:before="80" w:after="80"/>
      </w:pPr>
      <w:r>
        <w:t xml:space="preserve"/>
      </w:r>
    </w:p>
    <w:p>
      <w:pPr>
        <w:spacing w:before="80" w:after="80"/>
      </w:pPr>
      <w:r>
        <w:rPr>
          <w:rFonts w:ascii="Arial" w:cs="Arial" w:eastAsia="Arial" w:hAnsi="Arial"/>
          <w:sz w:val="22"/>
          <w:szCs w:val="22"/>
        </w:rPr>
        <w:t xml:space="preserve">MDL is inspired by two modern finance design systems: Robinhood 2024 (restrained neutral palette, single accent, "less is more" ethos) and Coinbase CDS (CSS variables as universal theming bridge, token-driven architecture). It extends both with a fixed income trading domain semantic layer that neither system has.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Inspiration</w:t>
            </w:r>
          </w:p>
        </w:tc>
        <w:tc>
          <w:tcPr>
            <w:tcW w:type="dxa" w:w="7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What we took from it</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Robinhood 2024 rebrand</w:t>
            </w:r>
          </w:p>
        </w:tc>
        <w:tc>
          <w:tcPr>
            <w:tcW w:type="dxa" w:w="7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Restrained color strategy: near-black surfaces, mature neutrals as dominant palette, a single accent color, no rainbow. Design ethos: "less is more" — remove everything that does not serve the data. Premium, mature aesthetic targeting serious investors.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Coinbase CDS (open source)</w:t>
            </w:r>
          </w:p>
        </w:tc>
        <w:tc>
          <w:tcPr>
            <w:tcW w:type="dxa" w:w="7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CSS custom properties as the universal theming bridge across all frameworks. Token-driven architecture where the same components produce a different visual language per product purely through token overrides. data-theme / activeColorScheme pattern for dark and light mode switching.</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Fixed income trading domain</w:t>
            </w:r>
          </w:p>
        </w:tc>
        <w:tc>
          <w:tcPr>
            <w:tcW w:type="dxa" w:w="7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MarketsUI-specific extension: semantic tokens for bid/ask/mid, P&amp;L positive/negative, price flash up/down, data freshness (live/stale), order status, credit rating scale. Neither Robinhood nor Coinbase has these. This is the MDL distinction.</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14.2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Terminal precision</w:t>
            </w:r>
          </w:p>
        </w:tc>
        <w:tc>
          <w:tcPr>
            <w:tcW w:type="dxa" w:w="7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Every pixel earns its place. Dense data is the primary use case — not marketing, not onboarding. 13px is the standard data font size. Generous whitespace is a luxury; information density is a virtue.</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Neutral authority</w:t>
            </w:r>
          </w:p>
        </w:tc>
        <w:tc>
          <w:tcPr>
            <w:tcW w:type="dxa" w:w="7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The UI recedes behind the data. Near-black surfaces (slate-950 base), mature neutrals (slate scale), single sky-blue accent. Color communicates data state — bid, ask, P&amp;L, flash — not decoration.</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Numeric clarity</w:t>
            </w:r>
          </w:p>
        </w:tc>
        <w:tc>
          <w:tcPr>
            <w:tcW w:type="dxa" w:w="7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Numbers are first-class citizens. JetBrains Mono Variable for all prices, quantities, rates, and financial values. Tabular figures. Right-aligned columns. No ambiguity about digit alignment or numeric precision.</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Purposeful motion</w:t>
            </w:r>
          </w:p>
        </w:tc>
        <w:tc>
          <w:tcPr>
            <w:tcW w:type="dxa" w:w="7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Price flash animations (120ms) communicate data change. All other motion is minimal. No decorative transitions on live data surfaces. Motion exists to signal state change, not to entertain.</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14.3  Primitive palette — Tailwind CSS scale</w:t>
      </w:r>
    </w:p>
    <w:p>
      <w:pPr>
        <w:spacing w:before="80" w:after="80"/>
      </w:pPr>
      <w:r>
        <w:rPr>
          <w:rFonts w:ascii="Arial" w:cs="Arial" w:eastAsia="Arial" w:hAnsi="Arial"/>
          <w:sz w:val="22"/>
          <w:szCs w:val="22"/>
        </w:rPr>
        <w:t xml:space="preserve">The primitive layer uses the Tailwind CSS color scale verbatim. This makes MDL natively compatible with shadcn/ui and SpartanUI, which also build on the Tailwind scale. Primitive tokens are never referenced directly in components — components always use semantic tokens.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Primitive family</w:t>
            </w:r>
          </w:p>
        </w:tc>
        <w:tc>
          <w:tcPr>
            <w:tcW w:type="dxa" w:w="3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47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Key stops used</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Primary neutral — surfaces, text, borders</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50, 100, 300, 400, 500, 600, 700, 800, 900, 950</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green</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Bid, positive P&amp;L, flash up, live status</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400, 500, 600, 950 (dark bg)</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red</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Ask, negative P&amp;L, flash down, error</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400, 500, 600, 950 (dark bg)</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sky</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Accent — links, focus ring, CTA buttons</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400, 500, 600, 700, 950</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amber</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Warning, yield curve, stale data indicator</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400, 500, 600</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zinc</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Warm neutral alternative for elevated surfaces</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800, 900, 950</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Primitive tokens follow the naming convention --mui-{color}-{stop} e.g. --mui-green-500: #22c55e. These are defined in packages/tokens/src/primitives.css and are the only place hex values appear in the entire token system.</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14.4  Semantic tokens</w:t>
      </w:r>
    </w:p>
    <w:p>
      <w:pPr>
        <w:pStyle w:val="Heading3"/>
        <w:spacing w:before="240" w:after="120"/>
      </w:pPr>
      <w:r>
        <w:rPr>
          <w:rFonts w:ascii="Arial" w:cs="Arial" w:eastAsia="Arial" w:hAnsi="Arial"/>
          <w:b/>
          <w:bCs/>
          <w:color w:val="0F6E56"/>
          <w:sz w:val="22"/>
          <w:szCs w:val="22"/>
        </w:rPr>
        <w:t xml:space="preserve">14.4.1  Surface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Dark value</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Light value</w:t>
            </w:r>
          </w:p>
        </w:tc>
        <w:tc>
          <w:tcPr>
            <w:tcW w:type="dxa" w:w="3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--mui-bg-base</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slate-950 (#020617)</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white (#ffffff)</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Page background, outermost surface</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--mui-bg-surface</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slate-900 (#0f172a)</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slate-50 (#f8fafc)</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Panel, sidebar, dock backgrounds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--mui-bg-elevated</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slate-800 (#1e293b)</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white (#ffffff)</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Cards, modals, popovers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--mui-bg-hover</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slate-800 (#1e293b)</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slate-100 (#f1f5f9)</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Row hover state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--mui-bg-selected</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slate-700 (#334155)</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slate-200 (#e2e8f0)</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Selected row, active tab</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--mui-bg-input</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slate-900 (#0f172a)</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white (#ffffff)</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Text inputs, dropdowns</w:t>
            </w:r>
          </w:p>
        </w:tc>
      </w:tr>
    </w:tbl>
    <w:p>
      <w:pPr>
        <w:spacing w:before="80" w:after="80"/>
      </w:pPr>
      <w:r>
        <w:t xml:space="preserve"/>
      </w:r>
    </w:p>
    <w:p>
      <w:pPr>
        <w:pStyle w:val="Heading3"/>
        <w:spacing w:before="240" w:after="120"/>
      </w:pPr>
      <w:r>
        <w:rPr>
          <w:rFonts w:ascii="Arial" w:cs="Arial" w:eastAsia="Arial" w:hAnsi="Arial"/>
          <w:b/>
          <w:bCs/>
          <w:color w:val="0F6E56"/>
          <w:sz w:val="22"/>
          <w:szCs w:val="22"/>
        </w:rPr>
        <w:t xml:space="preserve">14.4.2  Text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Dark value</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Light value</w:t>
            </w:r>
          </w:p>
        </w:tc>
        <w:tc>
          <w:tcPr>
            <w:tcW w:type="dxa" w:w="3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--mui-text-primary</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slate-100 (#f1f5f9)</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slate-900 (#0f172a)</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Primary data, labels, headings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--mui-text-secondary</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slate-400 (#94a3b8)</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slate-500 (#64748b)</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Secondary labels, timestamps, meta</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--mui-text-disabled</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slate-600 (#475569)</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slate-400 (#94a3b8)</w:t>
            </w:r>
          </w:p>
        </w:tc>
        <w:tc>
          <w:tcPr>
            <w:tcW w:type="dxa" w:w="3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Disabled controls, placeholder</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--mui-text-inverse</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slate-900 (#0f172a)</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white (#ffffff)</w:t>
            </w:r>
          </w:p>
        </w:tc>
        <w:tc>
          <w:tcPr>
            <w:tcW w:type="dxa" w:w="3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Text on colored (bid/ask) backgrounds</w:t>
            </w:r>
          </w:p>
        </w:tc>
      </w:tr>
    </w:tbl>
    <w:p>
      <w:pPr>
        <w:spacing w:before="80" w:after="80"/>
      </w:pPr>
      <w:r>
        <w:t xml:space="preserve"/>
      </w:r>
    </w:p>
    <w:p>
      <w:pPr>
        <w:pStyle w:val="Heading3"/>
        <w:spacing w:before="240" w:after="120"/>
      </w:pPr>
      <w:r>
        <w:rPr>
          <w:rFonts w:ascii="Arial" w:cs="Arial" w:eastAsia="Arial" w:hAnsi="Arial"/>
          <w:b/>
          <w:bCs/>
          <w:color w:val="0F6E56"/>
          <w:sz w:val="22"/>
          <w:szCs w:val="22"/>
        </w:rPr>
        <w:t xml:space="preserve">14.4.3  Border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Dark value</w:t>
            </w:r>
          </w:p>
        </w:tc>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Light value</w:t>
            </w:r>
          </w:p>
        </w:tc>
        <w:tc>
          <w:tcPr>
            <w:tcW w:type="dxa" w:w="3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--mui-border-subtle</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slate-800</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slate-200</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Dividers, faint section boundaries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--mui-border-default</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slate-700</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slate-300</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Input borders, card borders, table lines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--mui-border-strong</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slate-600</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slate-400</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Emphasized borders, focused input</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--mui-border-focus</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sky-500</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sky-600</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Focus ring on all interactive elements</w:t>
            </w:r>
          </w:p>
        </w:tc>
      </w:tr>
    </w:tbl>
    <w:p>
      <w:pPr>
        <w:spacing w:before="80" w:after="80"/>
      </w:pPr>
      <w:r>
        <w:t xml:space="preserve"/>
      </w:r>
    </w:p>
    <w:p>
      <w:pPr>
        <w:pStyle w:val="Heading3"/>
        <w:spacing w:before="240" w:after="120"/>
      </w:pPr>
      <w:r>
        <w:rPr>
          <w:rFonts w:ascii="Arial" w:cs="Arial" w:eastAsia="Arial" w:hAnsi="Arial"/>
          <w:b/>
          <w:bCs/>
          <w:color w:val="0F6E56"/>
          <w:sz w:val="22"/>
          <w:szCs w:val="22"/>
        </w:rPr>
        <w:t xml:space="preserve">14.4.4  Trading semantic tokens</w:t>
      </w:r>
    </w:p>
    <w:p>
      <w:pPr>
        <w:spacing w:before="80" w:after="80"/>
      </w:pPr>
      <w:r>
        <w:rPr>
          <w:rFonts w:ascii="Arial" w:cs="Arial" w:eastAsia="Arial" w:hAnsi="Arial"/>
          <w:sz w:val="22"/>
          <w:szCs w:val="22"/>
        </w:rPr>
        <w:t xml:space="preserve">These tokens encode fixed income trading domain knowledge. They are the MDL distinction from generic design systems.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Value (both themes)</w:t>
            </w:r>
          </w:p>
        </w:tc>
        <w:tc>
          <w:tcPr>
            <w:tcW w:type="dxa" w:w="47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Domain meaning</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--mui-bid</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green-500</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Bid-side price display, buy orders</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--mui-bid-bg</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green-950 / green-50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Bid cell background, bid panel surface</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--mui-bid-text</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green-400 / green-700</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Text on bid-colored surfaces</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--mui-ask</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red-500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Ask-side price display, sell orders</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--mui-ask-bg</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red-950 / red-50</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Ask cell background, ask panel surface</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--mui-ask-text</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red-400 / red-700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Text on ask-colored surfaces</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--mui-mid</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slate-300 / slate-600</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Mid-market price, neutral</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--mui-pnl-positive</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green-400 / green-600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Positive P&amp;L values</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--mui-pnl-negative</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red-400 / red-600</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Negative P&amp;L values</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--mui-pnl-zero</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slate-400 / slate-500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Flat / zero P&amp;L</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--mui-flash-up</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green-400 (both)</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Price tick-up flash color — always vivid</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--mui-flash-up-bg</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green-900 / green-100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Price tick-up flash background</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--mui-flash-down</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red-400 (both)</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Price tick-down flash color — always vivid</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--mui-flash-down-bg</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red-900 / red-100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Price tick-down flash background</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--mui-stale</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slate-600 / slate-400</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Stale or disconnected data — muted</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--mui-live</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green-500 / green-600</w:t>
            </w:r>
          </w:p>
        </w:tc>
        <w:tc>
          <w:tcPr>
            <w:tcW w:type="dxa" w:w="4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Live connected data — dot/indicator</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--mui-accent</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sky-500 / sky-600</w:t>
            </w:r>
          </w:p>
        </w:tc>
        <w:tc>
          <w:tcPr>
            <w:tcW w:type="dxa" w:w="4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Single accent — links, focus, CTA</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14.5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--mui-font-sans</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Inter Variable, system-ui, sans-serif</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All UI chrome, labels, headings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--mui-font-mono</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JetBrains Mono Variable, Fira Code, monospace</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All numeric data — prices, quantities, rates, timestamps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--mui-text-2xs</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10px</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Micro labels, status badges, tightest density</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--mui-text-xs</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11px</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Dense grid cells, secondary timestamps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--mui-text-sm</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12px</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Column headers, secondary data</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--mui-text-base</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13px</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Primary data, standard grid cells — the trading default</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--mui-text-md</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14px</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Body text, form labels, panel descriptions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--mui-text-lg</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16px</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Panel headings, section titles</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--mui-text-xl</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18px</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Page headings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--mui-font-normal</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400</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Regular weight — data display</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--mui-font-medium</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500</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 weight — labels, column headers</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--mui-font-semibold</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600</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Semibold — used sparingly, page titles only</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13px is the trading default — not 14px or 16px. Bloomberg Terminal, Reuters Eikon, and all professional fixed income platforms use 12-13px for primary data. This allows substantially more rows on screen without compromising readability. JetBrains Mono must be used for all numeric values without exception — this ensures digit alignment in columns and prevents rendering ambiguity between 0/O and 1/l/I.</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14.6  Spacing — 4px base grid</w:t>
      </w:r>
    </w:p>
    <w:p>
      <w:pPr>
        <w:spacing w:before="80" w:after="80"/>
      </w:pPr>
      <w:r>
        <w:rPr>
          <w:rFonts w:ascii="Arial" w:cs="Arial" w:eastAsia="Arial" w:hAnsi="Arial"/>
          <w:sz w:val="22"/>
          <w:szCs w:val="22"/>
        </w:rPr>
        <w:t xml:space="preserve">All spacing values are multiples of 4px. This matches the Tailwind spacing scale, making MDL spacing tokens directly compatible with Tailwind utility classes used by shadcn/ui and SpartanUI.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Common usage</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--mui-space-px</w:t>
            </w:r>
          </w:p>
        </w:tc>
        <w:tc>
          <w:tcPr>
            <w:tcW w:type="dxa" w:w="1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1px</w:t>
            </w:r>
          </w:p>
        </w:tc>
        <w:tc>
          <w:tcPr>
            <w:tcW w:type="dxa" w:w="6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Single-pixel dividers</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--mui-space-0-5</w:t>
            </w:r>
          </w:p>
        </w:tc>
        <w:tc>
          <w:tcPr>
            <w:tcW w:type="dxa" w:w="1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2px</w:t>
            </w:r>
          </w:p>
        </w:tc>
        <w:tc>
          <w:tcPr>
            <w:tcW w:type="dxa" w:w="6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Micro gaps — icon to label</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--mui-space-1</w:t>
            </w:r>
          </w:p>
        </w:tc>
        <w:tc>
          <w:tcPr>
            <w:tcW w:type="dxa" w:w="1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4px</w:t>
            </w:r>
          </w:p>
        </w:tc>
        <w:tc>
          <w:tcPr>
            <w:tcW w:type="dxa" w:w="6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Tight gaps — badge padding, small icon spacing</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--mui-space-2</w:t>
            </w:r>
          </w:p>
        </w:tc>
        <w:tc>
          <w:tcPr>
            <w:tcW w:type="dxa" w:w="1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8px</w:t>
            </w:r>
          </w:p>
        </w:tc>
        <w:tc>
          <w:tcPr>
            <w:tcW w:type="dxa" w:w="6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Cell padding — horizontal padding in grid cells</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--mui-space-3</w:t>
            </w:r>
          </w:p>
        </w:tc>
        <w:tc>
          <w:tcPr>
            <w:tcW w:type="dxa" w:w="1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12px</w:t>
            </w:r>
          </w:p>
        </w:tc>
        <w:tc>
          <w:tcPr>
            <w:tcW w:type="dxa" w:w="6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Row padding — vertical padding in compact rows</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--mui-space-4</w:t>
            </w:r>
          </w:p>
        </w:tc>
        <w:tc>
          <w:tcPr>
            <w:tcW w:type="dxa" w:w="1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16px</w:t>
            </w:r>
          </w:p>
        </w:tc>
        <w:tc>
          <w:tcPr>
            <w:tcW w:type="dxa" w:w="6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Component gap — space between form fields, cards</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--mui-space-6</w:t>
            </w:r>
          </w:p>
        </w:tc>
        <w:tc>
          <w:tcPr>
            <w:tcW w:type="dxa" w:w="1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24px</w:t>
            </w:r>
          </w:p>
        </w:tc>
        <w:tc>
          <w:tcPr>
            <w:tcW w:type="dxa" w:w="6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Section gap — space between panel sections</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--mui-space-8</w:t>
            </w:r>
          </w:p>
        </w:tc>
        <w:tc>
          <w:tcPr>
            <w:tcW w:type="dxa" w:w="1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32px</w:t>
            </w:r>
          </w:p>
        </w:tc>
        <w:tc>
          <w:tcPr>
            <w:tcW w:type="dxa" w:w="6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Panel padding — outer padding of content panels</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14.7  Border radius — terminal aesthetic</w:t>
      </w:r>
    </w:p>
    <w:p>
      <w:pPr>
        <w:spacing w:before="80" w:after="80"/>
      </w:pPr>
      <w:r>
        <w:rPr>
          <w:rFonts w:ascii="Arial" w:cs="Arial" w:eastAsia="Arial" w:hAnsi="Arial"/>
          <w:sz w:val="22"/>
          <w:szCs w:val="22"/>
        </w:rPr>
        <w:t xml:space="preserve">Border radii are tight. A trading terminal feels precise and authoritative with sharp corners. Large rounded corners signal consumer apps. The MarketsUI default of 4px is half of shadcn defaults (8px) — intentionally tighter.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3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--mui-radius-none</w:t>
            </w:r>
          </w:p>
        </w:tc>
        <w:tc>
          <w:tcPr>
            <w:tcW w:type="dxa" w:w="1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0</w:t>
            </w:r>
          </w:p>
        </w:tc>
        <w:tc>
          <w:tcPr>
            <w:tcW w:type="dxa" w:w="6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Flat tables, full-bleed grids, no rounding</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--mui-radius-sm</w:t>
            </w:r>
          </w:p>
        </w:tc>
        <w:tc>
          <w:tcPr>
            <w:tcW w:type="dxa" w:w="1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2px</w:t>
            </w:r>
          </w:p>
        </w:tc>
        <w:tc>
          <w:tcPr>
            <w:tcW w:type="dxa" w:w="6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Badges, status pills, tight indicators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--mui-radius-md</w:t>
            </w:r>
          </w:p>
        </w:tc>
        <w:tc>
          <w:tcPr>
            <w:tcW w:type="dxa" w:w="1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4px</w:t>
            </w:r>
          </w:p>
        </w:tc>
        <w:tc>
          <w:tcPr>
            <w:tcW w:type="dxa" w:w="6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Default — buttons, inputs, cells, dropdowns</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--mui-radius-lg</w:t>
            </w:r>
          </w:p>
        </w:tc>
        <w:tc>
          <w:tcPr>
            <w:tcW w:type="dxa" w:w="1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6px</w:t>
            </w:r>
          </w:p>
        </w:tc>
        <w:tc>
          <w:tcPr>
            <w:tcW w:type="dxa" w:w="6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Cards, panels, modals, drawers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--mui-radius-xl</w:t>
            </w:r>
          </w:p>
        </w:tc>
        <w:tc>
          <w:tcPr>
            <w:tcW w:type="dxa" w:w="1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8px</w:t>
            </w:r>
          </w:p>
        </w:tc>
        <w:tc>
          <w:tcPr>
            <w:tcW w:type="dxa" w:w="63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Large panels, tooltip containers</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--mui-radius-full</w:t>
            </w:r>
          </w:p>
        </w:tc>
        <w:tc>
          <w:tcPr>
            <w:tcW w:type="dxa" w:w="1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9999px</w:t>
            </w:r>
          </w:p>
        </w:tc>
        <w:tc>
          <w:tcPr>
            <w:tcW w:type="dxa" w:w="63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Status dots, circular avatars</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14.8  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--mui-duration-flash</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120ms</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Price cell tick flash — the fastest animation in the system</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--mui-duration-fast</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150ms</w:t>
            </w:r>
          </w:p>
        </w:tc>
        <w:tc>
          <w:tcPr>
            <w:tcW w:type="dxa" w:w="4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Hover states, focus ring appearance</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--mui-duration-normal</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200ms</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Standard transitions — dropdown open, tab switch</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--mui-duration-slow</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300ms</w:t>
            </w:r>
          </w:p>
        </w:tc>
        <w:tc>
          <w:tcPr>
            <w:tcW w:type="dxa" w:w="4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Modal open/close, drawer slide</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--mui-ease-standard</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cubic-bezier(0.4, 0.0, 0.2, 1)</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General purpose — most transitions</w:t>
            </w:r>
          </w:p>
        </w:tc>
      </w:tr>
      <w:tr>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--mui-ease-decelerate</w:t>
            </w:r>
          </w:p>
        </w:tc>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cubic-bezier(0.0, 0.0, 0.2, 1)</w:t>
            </w:r>
          </w:p>
        </w:tc>
        <w:tc>
          <w:tcPr>
            <w:tcW w:type="dxa" w:w="4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Elements entering the screen</w:t>
            </w:r>
          </w:p>
        </w:tc>
      </w:tr>
      <w:tr>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--mui-ease-accelerate</w:t>
            </w:r>
          </w:p>
        </w:tc>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cubic-bezier(0.4, 0.0, 1.0, 1.0)</w:t>
            </w:r>
          </w:p>
        </w:tc>
        <w:tc>
          <w:tcPr>
            <w:tcW w:type="dxa" w:w="4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Elements leaving the screen</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14.9  Theme switching</w:t>
      </w:r>
    </w:p>
    <w:p>
      <w:pPr>
        <w:spacing w:before="80" w:after="80"/>
      </w:pPr>
      <w:r>
        <w:rPr>
          <w:rFonts w:ascii="Arial" w:cs="Arial" w:eastAsia="Arial" w:hAnsi="Arial"/>
          <w:sz w:val="22"/>
          <w:szCs w:val="22"/>
        </w:rPr>
        <w:t xml:space="preserve">Dark/light mode is controlled by a single data-theme attribute on the root &lt;html&gt; element. This is the only mechanism — no media query fallback, no CSS class toggle. One attribute change switches the entire platform across all frameworks simultaneously.</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[data-theme="dark"]  { --mui-bg-base: #020617; --mui-bid: #22c55e; ... }</w:t>
      </w:r>
    </w:p>
    <w:p>
      <w:pPr>
        <w:shd w:fill="F1EFE8" w:val="clear"/>
        <w:spacing w:before="60" w:after="60"/>
        <w:ind w:left="360" w:right="360"/>
      </w:pPr>
      <w:r>
        <w:rPr>
          <w:rFonts w:ascii="Courier New" w:cs="Courier New" w:eastAsia="Courier New" w:hAnsi="Courier New"/>
          <w:color w:val="444441"/>
          <w:sz w:val="18"/>
          <w:szCs w:val="18"/>
        </w:rPr>
        <w:t xml:space="preserve">[data-theme="light"] { --mui-bg-base: #ffffff; --mui-bid: #16a34a; ... }</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Theme switch — identical in React, Angular, Lit, vanilla JS</w:t>
      </w:r>
    </w:p>
    <w:p>
      <w:pPr>
        <w:shd w:fill="F1EFE8" w:val="clear"/>
        <w:spacing w:before="60" w:after="60"/>
        <w:ind w:left="360" w:right="360"/>
      </w:pPr>
      <w:r>
        <w:rPr>
          <w:rFonts w:ascii="Courier New" w:cs="Courier New" w:eastAsia="Courier New" w:hAnsi="Courier New"/>
          <w:color w:val="444441"/>
          <w:sz w:val="18"/>
          <w:szCs w:val="18"/>
        </w:rPr>
        <w:t xml:space="preserve">document.documentElement.setAttribute("data-theme", "dark");</w:t>
      </w:r>
    </w:p>
    <w:p>
      <w:pPr>
        <w:spacing w:before="80" w:after="80"/>
      </w:pPr>
      <w:r>
        <w:t xml:space="preserve"/>
      </w:r>
    </w:p>
    <w:p>
      <w:pPr>
        <w:spacing w:before="80" w:after="80"/>
      </w:pPr>
      <w:r>
        <w:rPr>
          <w:rFonts w:ascii="Arial" w:cs="Arial" w:eastAsia="Arial" w:hAnsi="Arial"/>
          <w:sz w:val="22"/>
          <w:szCs w:val="22"/>
        </w:rPr>
        <w:t xml:space="preserve">Dark is the platform default. Light mode is available and all tokens are specified for both. An OpenFin-level preference stored in APP_CONFIG determines which theme is applied on platform bootstrap.</w:t>
      </w:r>
    </w:p>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18 (updated): Admin tools are implemented in Lit Web Components and vanilla TypeScript. React and Angular are never imported into admin tool packages. The admin tools are the primary consumers of the @marketsui/core Lit component layer and prove it works without framework wrappers.</w:t>
      </w:r>
    </w:p>
    <w:p>
      <w:pPr>
        <w:pBdr>
          <w:left w:val="single" w:color="0F6E56" w:sz="18" w:space="8"/>
        </w:pBdr>
        <w:spacing w:before="100" w:after="100"/>
        <w:ind w:left="360"/>
      </w:pPr>
      <w:r>
        <w:rPr>
          <w:rFonts w:ascii="Arial" w:cs="Arial" w:eastAsia="Arial" w:hAnsi="Arial"/>
          <w:color w:val="000000"/>
          <w:sz w:val="20"/>
          <w:szCs w:val="20"/>
        </w:rPr>
        <w:t xml:space="preserve">RULE 19: All CSS color values in component code must reference MDL semantic tokens (--mui-*). Hex values, rgb(), and Tailwind primitive references are never used directly in component styles. The only file where hex values appear is packages/tokens/src/primitives.css.</w:t>
      </w:r>
    </w:p>
    <w:p>
      <w:pPr>
        <w:pBdr>
          <w:left w:val="single" w:color="0F6E56" w:sz="18" w:space="8"/>
        </w:pBdr>
        <w:spacing w:before="100" w:after="100"/>
        <w:ind w:left="360"/>
      </w:pPr>
      <w:r>
        <w:rPr>
          <w:rFonts w:ascii="Arial" w:cs="Arial" w:eastAsia="Arial" w:hAnsi="Arial"/>
          <w:color w:val="000000"/>
          <w:sz w:val="20"/>
          <w:szCs w:val="20"/>
        </w:rPr>
        <w:t xml:space="preserve">RULE 20: JetBrains Mono Variable must be applied to every numeric value rendered in the platform — prices, quantities, rates, timestamps, P&amp;L, DV01, spread, duration. No exceptions. The --mui-font-mono token enforces this at the component level.</w:t>
      </w:r>
    </w:p>
    <w:p>
      <w:pPr>
        <w:pBdr>
          <w:left w:val="single" w:color="0F6E56" w:sz="18" w:space="8"/>
        </w:pBdr>
        <w:spacing w:before="100" w:after="100"/>
        <w:ind w:left="360"/>
      </w:pPr>
      <w:r>
        <w:rPr>
          <w:rFonts w:ascii="Arial" w:cs="Arial" w:eastAsia="Arial" w:hAnsi="Arial"/>
          <w:color w:val="000000"/>
          <w:sz w:val="20"/>
          <w:szCs w:val="20"/>
        </w:rPr>
        <w:t xml:space="preserve">RULE 21: Theme switching is done exclusively via document.documentElement.setAttribute("data-theme", value). No other theming mechanism (CSS class, media query override, inline style) is used. This ensures all four frameworks switch simultaneously with one call.</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14.10  Framework bridge files</w:t>
      </w:r>
    </w:p>
    <w:p>
      <w:pPr>
        <w:spacing w:before="80" w:after="80"/>
      </w:pPr>
      <w:r>
        <w:rPr>
          <w:rFonts w:ascii="Arial" w:cs="Arial" w:eastAsia="Arial" w:hAnsi="Arial"/>
          <w:sz w:val="22"/>
          <w:szCs w:val="22"/>
        </w:rPr>
        <w:t xml:space="preserve">Each framework has its own CSS variable naming convention. A single bridge CSS file per framework remaps that convention to MDL tokens. Components in each framework use their own native variable names — the bridge file does the translation transparently.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Bridge file</w:t>
            </w:r>
          </w:p>
        </w:tc>
        <w:tc>
          <w:tcPr>
            <w:tcW w:type="dxa" w:w="51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What it remaps</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Lit / Web Components</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None — uses --mui-* directly</w:t>
            </w:r>
          </w:p>
        </w:tc>
        <w:tc>
          <w:tcPr>
            <w:tcW w:type="dxa" w:w="5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Lit components reference MDL tokens natively in :host {} styles. CSS custom properties inherit through shadow DOM boundaries.</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shadcn/ui (React)</w:t>
            </w:r>
          </w:p>
        </w:tc>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bridges/shadcn-bridge.css</w:t>
            </w:r>
          </w:p>
        </w:tc>
        <w:tc>
          <w:tcPr>
            <w:tcW w:type="dxa" w:w="5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--background → var(--mui-bg-base), --foreground → var(--mui-text-primary), --primary → var(--mui-accent), --border → var(--mui-border-default), --radius → var(--mui-radius-md)</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SpartanUI (Angular)</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bridges/shadcn-bridge.css</w:t>
            </w:r>
          </w:p>
        </w:tc>
        <w:tc>
          <w:tcPr>
            <w:tcW w:type="dxa" w:w="5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SpartanUI mirrors shadcn CSS variable names by design. The same bridge file serves both frameworks.</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PrimeNG (Angular)</w:t>
            </w:r>
          </w:p>
        </w:tc>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bridges/primeng-bridge.css</w:t>
            </w:r>
          </w:p>
        </w:tc>
        <w:tc>
          <w:tcPr>
            <w:tcW w:type="dxa" w:w="5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--p-primary-color → var(--mui-accent), --p-surface-0 → var(--mui-bg-base), --p-text-color → var(--mui-text-primary), --p-border-color → var(--mui-border-default), --p-content-border-radius → var(--mui-radius-md)</w:t>
            </w:r>
          </w:p>
        </w:tc>
      </w:tr>
      <w:tr>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AG-Grid</w:t>
            </w:r>
          </w:p>
        </w:tc>
        <w:tc>
          <w:tcPr>
            <w:tcW w:type="dxa" w:w="2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bridges/ag-grid-bridge.css</w:t>
            </w:r>
          </w:p>
        </w:tc>
        <w:tc>
          <w:tcPr>
            <w:tcW w:type="dxa" w:w="51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--ag-background-color → var(--mui-bg-base), --ag-header-background-color → var(--mui-bg-elevated), --ag-foreground-color → var(--mui-text-primary), --ag-border-color → var(--mui-border-subtle), --ag-row-height → 32px, --ag-header-height → 36px, --ag-font-size → 13px</w:t>
            </w:r>
          </w:p>
        </w:tc>
      </w:tr>
      <w:tr>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Vanilla JS (admin tools)</w:t>
            </w:r>
          </w:p>
        </w:tc>
        <w:tc>
          <w:tcPr>
            <w:tcW w:type="dxa" w:w="2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None — uses --mui-* directly</w:t>
            </w:r>
          </w:p>
        </w:tc>
        <w:tc>
          <w:tcPr>
            <w:tcW w:type="dxa" w:w="51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Admin tool CSS references MDL tokens natively. Same as Lit.</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Bridge files are thin CSS layers — they contain only variable remapping, never component styles. They are imported once per app in the root stylesheet after tokens.css. A framework update that changes its internal variable names only requires updating the bridge file — no component code changes.</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14.11  Token file structure</w:t>
      </w:r>
    </w:p>
    <w:p>
      <w:pPr>
        <w:spacing w:before="80" w:after="80"/>
      </w:pPr>
      <w:r>
        <w:rPr>
          <w:rFonts w:ascii="Arial" w:cs="Arial" w:eastAsia="Arial" w:hAnsi="Arial"/>
          <w:sz w:val="22"/>
          <w:szCs w:val="22"/>
        </w:rPr>
        <w:t xml:space="preserve">MDL tokens are hand-authored CSS custom properties. No build tool is required. Style Dictionary can be layered on top later if the token count grows large enough to justify it. The file structure is:</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packages/tokens/</w:t>
      </w:r>
    </w:p>
    <w:p>
      <w:pPr>
        <w:shd w:fill="F1EFE8" w:val="clear"/>
        <w:spacing w:before="60" w:after="60"/>
        <w:ind w:left="360" w:right="360"/>
      </w:pPr>
      <w:r>
        <w:rPr>
          <w:rFonts w:ascii="Courier New" w:cs="Courier New" w:eastAsia="Courier New" w:hAnsi="Courier New"/>
          <w:color w:val="444441"/>
          <w:sz w:val="18"/>
          <w:szCs w:val="18"/>
        </w:rPr>
        <w:t xml:space="preserve">  src/</w:t>
      </w:r>
    </w:p>
    <w:p>
      <w:pPr>
        <w:shd w:fill="F1EFE8" w:val="clear"/>
        <w:spacing w:before="60" w:after="60"/>
        <w:ind w:left="360" w:right="360"/>
      </w:pPr>
      <w:r>
        <w:rPr>
          <w:rFonts w:ascii="Courier New" w:cs="Courier New" w:eastAsia="Courier New" w:hAnsi="Courier New"/>
          <w:color w:val="444441"/>
          <w:sz w:val="18"/>
          <w:szCs w:val="18"/>
        </w:rPr>
        <w:t xml:space="preserve">    primitives.css      Tailwind color scale as --mui-{color}-{stop} vars</w:t>
      </w:r>
    </w:p>
    <w:p>
      <w:pPr>
        <w:shd w:fill="F1EFE8" w:val="clear"/>
        <w:spacing w:before="60" w:after="60"/>
        <w:ind w:left="360" w:right="360"/>
      </w:pPr>
      <w:r>
        <w:rPr>
          <w:rFonts w:ascii="Courier New" w:cs="Courier New" w:eastAsia="Courier New" w:hAnsi="Courier New"/>
          <w:color w:val="444441"/>
          <w:sz w:val="18"/>
          <w:szCs w:val="18"/>
        </w:rPr>
        <w:t xml:space="preserve">    semantic.css        --mui-bg-*, --mui-text-*, --mui-border-*, --mui-accent</w:t>
      </w:r>
    </w:p>
    <w:p>
      <w:pPr>
        <w:shd w:fill="F1EFE8" w:val="clear"/>
        <w:spacing w:before="60" w:after="60"/>
        <w:ind w:left="360" w:right="360"/>
      </w:pPr>
      <w:r>
        <w:rPr>
          <w:rFonts w:ascii="Courier New" w:cs="Courier New" w:eastAsia="Courier New" w:hAnsi="Courier New"/>
          <w:color w:val="444441"/>
          <w:sz w:val="18"/>
          <w:szCs w:val="18"/>
        </w:rPr>
        <w:t xml:space="preserve">    trading.css         --mui-bid, --mui-ask, --mui-pnl-*, --mui-flash-*, --mui-stale</w:t>
      </w:r>
    </w:p>
    <w:p>
      <w:pPr>
        <w:shd w:fill="F1EFE8" w:val="clear"/>
        <w:spacing w:before="60" w:after="60"/>
        <w:ind w:left="360" w:right="360"/>
      </w:pPr>
      <w:r>
        <w:rPr>
          <w:rFonts w:ascii="Courier New" w:cs="Courier New" w:eastAsia="Courier New" w:hAnsi="Courier New"/>
          <w:color w:val="444441"/>
          <w:sz w:val="18"/>
          <w:szCs w:val="18"/>
        </w:rPr>
        <w:t xml:space="preserve">    typography.css      --mui-font-*, --mui-text-*, --mui-leading-*</w:t>
      </w:r>
    </w:p>
    <w:p>
      <w:pPr>
        <w:shd w:fill="F1EFE8" w:val="clear"/>
        <w:spacing w:before="60" w:after="60"/>
        <w:ind w:left="360" w:right="360"/>
      </w:pPr>
      <w:r>
        <w:rPr>
          <w:rFonts w:ascii="Courier New" w:cs="Courier New" w:eastAsia="Courier New" w:hAnsi="Courier New"/>
          <w:color w:val="444441"/>
          <w:sz w:val="18"/>
          <w:szCs w:val="18"/>
        </w:rPr>
        <w:t xml:space="preserve">    spacing.css         --mui-space-*</w:t>
      </w:r>
    </w:p>
    <w:p>
      <w:pPr>
        <w:shd w:fill="F1EFE8" w:val="clear"/>
        <w:spacing w:before="60" w:after="60"/>
        <w:ind w:left="360" w:right="360"/>
      </w:pPr>
      <w:r>
        <w:rPr>
          <w:rFonts w:ascii="Courier New" w:cs="Courier New" w:eastAsia="Courier New" w:hAnsi="Courier New"/>
          <w:color w:val="444441"/>
          <w:sz w:val="18"/>
          <w:szCs w:val="18"/>
        </w:rPr>
        <w:t xml:space="preserve">    radius.css          --mui-radius-*</w:t>
      </w:r>
    </w:p>
    <w:p>
      <w:pPr>
        <w:shd w:fill="F1EFE8" w:val="clear"/>
        <w:spacing w:before="60" w:after="60"/>
        <w:ind w:left="360" w:right="360"/>
      </w:pPr>
      <w:r>
        <w:rPr>
          <w:rFonts w:ascii="Courier New" w:cs="Courier New" w:eastAsia="Courier New" w:hAnsi="Courier New"/>
          <w:color w:val="444441"/>
          <w:sz w:val="18"/>
          <w:szCs w:val="18"/>
        </w:rPr>
        <w:t xml:space="preserve">    motion.css          --mui-duration-*, --mui-ease-*</w:t>
      </w:r>
    </w:p>
    <w:p>
      <w:pPr>
        <w:shd w:fill="F1EFE8" w:val="clear"/>
        <w:spacing w:before="60" w:after="60"/>
        <w:ind w:left="360" w:right="360"/>
      </w:pPr>
      <w:r>
        <w:rPr>
          <w:rFonts w:ascii="Courier New" w:cs="Courier New" w:eastAsia="Courier New" w:hAnsi="Courier New"/>
          <w:color w:val="444441"/>
          <w:sz w:val="18"/>
          <w:szCs w:val="18"/>
        </w:rPr>
        <w:t xml:space="preserve">  themes/</w:t>
      </w:r>
    </w:p>
    <w:p>
      <w:pPr>
        <w:shd w:fill="F1EFE8" w:val="clear"/>
        <w:spacing w:before="60" w:after="60"/>
        <w:ind w:left="360" w:right="360"/>
      </w:pPr>
      <w:r>
        <w:rPr>
          <w:rFonts w:ascii="Courier New" w:cs="Courier New" w:eastAsia="Courier New" w:hAnsi="Courier New"/>
          <w:color w:val="444441"/>
          <w:sz w:val="18"/>
          <w:szCs w:val="18"/>
        </w:rPr>
        <w:t xml:space="preserve">    dark.css            [data-theme="dark"]  { all semantic vars → dark values }</w:t>
      </w:r>
    </w:p>
    <w:p>
      <w:pPr>
        <w:shd w:fill="F1EFE8" w:val="clear"/>
        <w:spacing w:before="60" w:after="60"/>
        <w:ind w:left="360" w:right="360"/>
      </w:pPr>
      <w:r>
        <w:rPr>
          <w:rFonts w:ascii="Courier New" w:cs="Courier New" w:eastAsia="Courier New" w:hAnsi="Courier New"/>
          <w:color w:val="444441"/>
          <w:sz w:val="18"/>
          <w:szCs w:val="18"/>
        </w:rPr>
        <w:t xml:space="preserve">    light.css           [data-theme="light"] { all semantic vars → light values }</w:t>
      </w:r>
    </w:p>
    <w:p>
      <w:pPr>
        <w:shd w:fill="F1EFE8" w:val="clear"/>
        <w:spacing w:before="60" w:after="60"/>
        <w:ind w:left="360" w:right="360"/>
      </w:pPr>
      <w:r>
        <w:rPr>
          <w:rFonts w:ascii="Courier New" w:cs="Courier New" w:eastAsia="Courier New" w:hAnsi="Courier New"/>
          <w:color w:val="444441"/>
          <w:sz w:val="18"/>
          <w:szCs w:val="18"/>
        </w:rPr>
        <w:t xml:space="preserve">  bridges/</w:t>
      </w:r>
    </w:p>
    <w:p>
      <w:pPr>
        <w:shd w:fill="F1EFE8" w:val="clear"/>
        <w:spacing w:before="60" w:after="60"/>
        <w:ind w:left="360" w:right="360"/>
      </w:pPr>
      <w:r>
        <w:rPr>
          <w:rFonts w:ascii="Courier New" w:cs="Courier New" w:eastAsia="Courier New" w:hAnsi="Courier New"/>
          <w:color w:val="444441"/>
          <w:sz w:val="18"/>
          <w:szCs w:val="18"/>
        </w:rPr>
        <w:t xml:space="preserve">    shadcn-bridge.css   --background etc. → var(--mui-*)</w:t>
      </w:r>
    </w:p>
    <w:p>
      <w:pPr>
        <w:shd w:fill="F1EFE8" w:val="clear"/>
        <w:spacing w:before="60" w:after="60"/>
        <w:ind w:left="360" w:right="360"/>
      </w:pPr>
      <w:r>
        <w:rPr>
          <w:rFonts w:ascii="Courier New" w:cs="Courier New" w:eastAsia="Courier New" w:hAnsi="Courier New"/>
          <w:color w:val="444441"/>
          <w:sz w:val="18"/>
          <w:szCs w:val="18"/>
        </w:rPr>
        <w:t xml:space="preserve">    primeng-bridge.css  --p-* → var(--mui-*)</w:t>
      </w:r>
    </w:p>
    <w:p>
      <w:pPr>
        <w:shd w:fill="F1EFE8" w:val="clear"/>
        <w:spacing w:before="60" w:after="60"/>
        <w:ind w:left="360" w:right="360"/>
      </w:pPr>
      <w:r>
        <w:rPr>
          <w:rFonts w:ascii="Courier New" w:cs="Courier New" w:eastAsia="Courier New" w:hAnsi="Courier New"/>
          <w:color w:val="444441"/>
          <w:sz w:val="18"/>
          <w:szCs w:val="18"/>
        </w:rPr>
        <w:t xml:space="preserve">    ag-grid-bridge.css  --ag-* → var(--mui-*)</w:t>
      </w:r>
    </w:p>
    <w:p>
      <w:pPr>
        <w:shd w:fill="F1EFE8" w:val="clear"/>
        <w:spacing w:before="60" w:after="60"/>
        <w:ind w:left="360" w:right="360"/>
      </w:pPr>
      <w:r>
        <w:rPr>
          <w:rFonts w:ascii="Courier New" w:cs="Courier New" w:eastAsia="Courier New" w:hAnsi="Courier New"/>
          <w:color w:val="444441"/>
          <w:sz w:val="18"/>
          <w:szCs w:val="18"/>
        </w:rPr>
        <w:t xml:space="preserve">  index.css             @import all src/ files + both theme files</w:t>
      </w:r>
    </w:p>
    <w:p>
      <w:pPr>
        <w:shd w:fill="F1EFE8" w:val="clear"/>
        <w:spacing w:before="60" w:after="60"/>
        <w:ind w:left="360" w:right="360"/>
      </w:pPr>
      <w:r>
        <w:rPr>
          <w:rFonts w:ascii="Courier New" w:cs="Courier New" w:eastAsia="Courier New" w:hAnsi="Courier New"/>
          <w:color w:val="444441"/>
          <w:sz w:val="18"/>
          <w:szCs w:val="18"/>
        </w:rPr>
        <w:t xml:space="preserve">  dist/</w:t>
      </w:r>
    </w:p>
    <w:p>
      <w:pPr>
        <w:shd w:fill="F1EFE8" w:val="clear"/>
        <w:spacing w:before="60" w:after="60"/>
        <w:ind w:left="360" w:right="360"/>
      </w:pPr>
      <w:r>
        <w:rPr>
          <w:rFonts w:ascii="Courier New" w:cs="Courier New" w:eastAsia="Courier New" w:hAnsi="Courier New"/>
          <w:color w:val="444441"/>
          <w:sz w:val="18"/>
          <w:szCs w:val="18"/>
        </w:rPr>
        <w:t xml:space="preserve">    tokens.css          single compiled file — what apps import</w:t>
      </w:r>
    </w:p>
    <w:p>
      <w:pPr>
        <w:shd w:fill="F1EFE8" w:val="clear"/>
        <w:spacing w:before="60" w:after="60"/>
        <w:ind w:left="360" w:right="360"/>
      </w:pPr>
      <w:r>
        <w:rPr>
          <w:rFonts w:ascii="Courier New" w:cs="Courier New" w:eastAsia="Courier New" w:hAnsi="Courier New"/>
          <w:color w:val="444441"/>
          <w:sz w:val="18"/>
          <w:szCs w:val="18"/>
        </w:rPr>
        <w:t xml:space="preserve">    tokens.js           ES module for JS/TS consumers</w:t>
      </w:r>
    </w:p>
    <w:p>
      <w:pPr>
        <w:shd w:fill="F1EFE8" w:val="clear"/>
        <w:spacing w:before="60" w:after="60"/>
        <w:ind w:left="360" w:right="360"/>
      </w:pPr>
      <w:r>
        <w:rPr>
          <w:rFonts w:ascii="Courier New" w:cs="Courier New" w:eastAsia="Courier New" w:hAnsi="Courier New"/>
          <w:color w:val="444441"/>
          <w:sz w:val="18"/>
          <w:szCs w:val="18"/>
        </w:rPr>
        <w:t xml:space="preserve">    tokens.d.ts         TypeScript type declarations</w:t>
      </w:r>
    </w:p>
    <w:p>
      <w:pPr>
        <w:spacing w:before="80" w:after="80"/>
      </w:pPr>
      <w:r>
        <w:t xml:space="preserve"/>
      </w:r>
    </w:p>
    <w:p>
      <w:pPr>
        <w:spacing w:before="80" w:after="80"/>
      </w:pPr>
      <w:r>
        <w:rPr>
          <w:rFonts w:ascii="Arial" w:cs="Arial" w:eastAsia="Arial" w:hAnsi="Arial"/>
          <w:sz w:val="22"/>
          <w:szCs w:val="22"/>
        </w:rPr>
        <w:t xml:space="preserve">Every framework imports tokens.css (which contains both dark and light theme blocks keyed to [data-theme]) plus its bridge file. That is two CSS imports per app. All MDL tokens are immediately available everywhere.</w:t>
      </w:r>
    </w:p>
    <w:p>
      <w:r>
        <w:br w:type="page"/>
      </w:r>
    </w:p>
    <w:p>
      <w:pPr>
        <w:pStyle w:val="Heading1"/>
        <w:spacing w:before="400" w:after="200"/>
      </w:pPr>
      <w:r>
        <w:rPr>
          <w:rFonts w:ascii="Arial" w:cs="Arial" w:eastAsia="Arial" w:hAnsi="Arial"/>
          <w:b/>
          <w:bCs/>
          <w:color w:val="1E1B4B"/>
          <w:sz w:val="32"/>
          <w:szCs w:val="32"/>
        </w:rPr>
        <w:t xml:space="preserve">15. Multiple Platform Instances</w:t>
      </w:r>
    </w:p>
    <w:p>
      <w:pPr>
        <w:pStyle w:val="Heading2"/>
        <w:spacing w:before="320" w:after="160"/>
      </w:pPr>
      <w:r>
        <w:rPr>
          <w:rFonts w:ascii="Arial" w:cs="Arial" w:eastAsia="Arial" w:hAnsi="Arial"/>
          <w:b/>
          <w:bCs/>
          <w:color w:val="534AB7"/>
          <w:sz w:val="26"/>
          <w:szCs w:val="26"/>
        </w:rPr>
        <w:t xml:space="preserve">15.1  Overview</w:t>
      </w:r>
    </w:p>
    <w:p>
      <w:pPr>
        <w:spacing w:before="80" w:after="80"/>
      </w:pPr>
      <w:r>
        <w:rPr>
          <w:rFonts w:ascii="Arial" w:cs="Arial" w:eastAsia="Arial" w:hAnsi="Arial"/>
          <w:sz w:val="22"/>
          <w:szCs w:val="22"/>
        </w:rPr>
        <w:t xml:space="preserve">Multiple MarketsUI platform instances can run simultaneously on the same machine, each as a separate OpenFin application with its own uuid, appId, data store, dock menu, and workspace snapshots. This is the standard deployment model for a trading firm with multiple desks and environments.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2600"/>
        <w:gridCol w:w="1760"/>
      </w:tblGrid>
      <w:tr>
        <w:trPr>
          <w:tblHeader/>
        </w:trPr>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Instance</w:t>
            </w:r>
          </w:p>
        </w:tc>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uuid</w:t>
            </w:r>
          </w:p>
        </w:tc>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appId</w:t>
            </w:r>
          </w:p>
        </w:tc>
        <w:tc>
          <w:tcPr>
            <w:tcW w:type="dxa" w:w="2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configService.baseUrl</w:t>
            </w:r>
          </w:p>
        </w:tc>
        <w:tc>
          <w:tcPr>
            <w:tcW w:type="dxa" w:w="17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Isolation</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 desk — production</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mkui-credit-prod</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CREDIT_PROD</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https://config.marketsui.internal/api</w:t>
            </w:r>
          </w:p>
        </w:tc>
        <w:tc>
          <w:tcPr>
            <w:tcW w:type="dxa" w:w="1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Full — own APP_CONFIG, dock, workspaces</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Rates desk — production</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mkui-rates-prod</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RATES_PROD</w:t>
            </w:r>
          </w:p>
        </w:tc>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https://config.marketsui.internal/api</w:t>
            </w:r>
          </w:p>
        </w:tc>
        <w:tc>
          <w:tcPr>
            <w:tcW w:type="dxa" w:w="1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Full — own APP_CONFIG, dock, workspaces</w:t>
            </w:r>
          </w:p>
        </w:tc>
      </w:tr>
      <w:tr>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 desk — UAT</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mkui-credit-uat</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CREDIT_UAT</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https://uat-config.marketsui.internal/api</w:t>
            </w:r>
          </w:p>
        </w:tc>
        <w:tc>
          <w:tcPr>
            <w:tcW w:type="dxa" w:w="17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Full — own APP_CONFIG, dock, workspaces</w:t>
            </w:r>
          </w:p>
        </w:tc>
      </w:tr>
      <w:tr>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Developer sandbox</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mkui-dev</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DEV</w:t>
            </w:r>
          </w:p>
        </w:tc>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http://localhost:8080/api</w:t>
            </w:r>
          </w:p>
        </w:tc>
        <w:tc>
          <w:tcPr>
            <w:tcW w:type="dxa" w:w="17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Full — own APP_CONFIG, dock, workspaces</w:t>
            </w:r>
          </w:p>
        </w:tc>
      </w:tr>
    </w:tbl>
    <w:p>
      <w:pPr>
        <w:spacing w:before="80" w:after="80"/>
      </w:pPr>
      <w:r>
        <w:t xml:space="preserve"/>
      </w:r>
    </w:p>
    <w:p>
      <w:pPr>
        <w:pBdr>
          <w:left w:val="single" w:color="0F6E56" w:sz="18" w:space="8"/>
        </w:pBdr>
        <w:spacing w:before="100" w:after="100"/>
        <w:ind w:left="360"/>
      </w:pPr>
      <w:r>
        <w:rPr>
          <w:rFonts w:ascii="Arial" w:cs="Arial" w:eastAsia="Arial" w:hAnsi="Arial"/>
          <w:color w:val="000000"/>
          <w:sz w:val="20"/>
          <w:szCs w:val="20"/>
        </w:rPr>
        <w:t xml:space="preserve">RULE 22: Each running OpenFin platform instance is isolated by its appId. Every APP_CONFIG row, DOCK_MENU_TREE, workspace snapshot, and component registration is namespaced by appId. Two instances running on the same machine cannot see each other`s data.</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15.2  The appId as the isolation key</w:t>
      </w:r>
    </w:p>
    <w:p>
      <w:pPr>
        <w:spacing w:before="80" w:after="80"/>
      </w:pPr>
      <w:r>
        <w:rPr>
          <w:rFonts w:ascii="Arial" w:cs="Arial" w:eastAsia="Arial" w:hAnsi="Arial"/>
          <w:sz w:val="22"/>
          <w:szCs w:val="22"/>
        </w:rPr>
        <w:t xml:space="preserve">The appId field is the namespace for all APP_CONFIG data. It flows from the manifest customData through AppContext into every configManager read and write. Two platform instances sharing the same Config Service REST endpoint never collide because every query is filtered by appId.</w:t>
      </w:r>
    </w:p>
    <w:p>
      <w:pPr>
        <w:spacing w:before="80" w:after="80"/>
      </w:pPr>
      <w:r>
        <w:t xml:space="preserve"/>
      </w:r>
    </w:p>
    <w:p>
      <w:pPr>
        <w:shd w:fill="F1EFE8" w:val="clear"/>
        <w:spacing w:before="60" w:after="60"/>
        <w:ind w:left="360" w:right="360"/>
      </w:pPr>
      <w:r>
        <w:rPr>
          <w:rFonts w:ascii="Courier New" w:cs="Courier New" w:eastAsia="Courier New" w:hAnsi="Courier New"/>
          <w:color w:val="444441"/>
          <w:sz w:val="18"/>
          <w:szCs w:val="18"/>
        </w:rPr>
        <w:t xml:space="preserve">// Every configManager read is scoped to the current appId</w:t>
      </w:r>
    </w:p>
    <w:p>
      <w:pPr>
        <w:shd w:fill="F1EFE8" w:val="clear"/>
        <w:spacing w:before="60" w:after="60"/>
        <w:ind w:left="360" w:right="360"/>
      </w:pPr>
      <w:r>
        <w:rPr>
          <w:rFonts w:ascii="Courier New" w:cs="Courier New" w:eastAsia="Courier New" w:hAnsi="Courier New"/>
          <w:color w:val="444441"/>
          <w:sz w:val="18"/>
          <w:szCs w:val="18"/>
        </w:rPr>
        <w:t xml:space="preserve">configManager.get(configId)</w:t>
      </w:r>
    </w:p>
    <w:p>
      <w:pPr>
        <w:shd w:fill="F1EFE8" w:val="clear"/>
        <w:spacing w:before="60" w:after="60"/>
        <w:ind w:left="360" w:right="360"/>
      </w:pPr>
      <w:r>
        <w:rPr>
          <w:rFonts w:ascii="Courier New" w:cs="Courier New" w:eastAsia="Courier New" w:hAnsi="Courier New"/>
          <w:color w:val="444441"/>
          <w:sz w:val="18"/>
          <w:szCs w:val="18"/>
        </w:rPr>
        <w:t xml:space="preserve">  → SELECT * FROM APP_CONFIG</w:t>
      </w:r>
    </w:p>
    <w:p>
      <w:pPr>
        <w:shd w:fill="F1EFE8" w:val="clear"/>
        <w:spacing w:before="60" w:after="60"/>
        <w:ind w:left="360" w:right="360"/>
      </w:pPr>
      <w:r>
        <w:rPr>
          <w:rFonts w:ascii="Courier New" w:cs="Courier New" w:eastAsia="Courier New" w:hAnsi="Courier New"/>
          <w:color w:val="444441"/>
          <w:sz w:val="18"/>
          <w:szCs w:val="18"/>
        </w:rPr>
        <w:t xml:space="preserve">    WHERE configId = :configId</w:t>
      </w:r>
    </w:p>
    <w:p>
      <w:pPr>
        <w:shd w:fill="F1EFE8" w:val="clear"/>
        <w:spacing w:before="60" w:after="60"/>
        <w:ind w:left="360" w:right="360"/>
      </w:pPr>
      <w:r>
        <w:rPr>
          <w:rFonts w:ascii="Courier New" w:cs="Courier New" w:eastAsia="Courier New" w:hAnsi="Courier New"/>
          <w:color w:val="444441"/>
          <w:sz w:val="18"/>
          <w:szCs w:val="18"/>
        </w:rPr>
        <w:t xml:space="preserve">    AND   appId    = AppContext.instance.appId  // ← always scoped</w:t>
      </w:r>
    </w:p>
    <w:p>
      <w:pPr>
        <w:shd w:fill="F1EFE8" w:val="clear"/>
        <w:spacing w:before="60" w:after="60"/>
        <w:ind w:left="360" w:right="360"/>
      </w:pPr>
      <w:r>
        <w:rPr>
          <w:rFonts w:ascii="Courier New" w:cs="Courier New" w:eastAsia="Courier New" w:hAnsi="Courier New"/>
          <w:color w:val="444441"/>
          <w:sz w:val="18"/>
          <w:szCs w:val="18"/>
        </w:rPr>
        <w:t xml:space="preserve"/>
      </w:r>
    </w:p>
    <w:p>
      <w:pPr>
        <w:shd w:fill="F1EFE8" w:val="clear"/>
        <w:spacing w:before="60" w:after="60"/>
        <w:ind w:left="360" w:right="360"/>
      </w:pPr>
      <w:r>
        <w:rPr>
          <w:rFonts w:ascii="Courier New" w:cs="Courier New" w:eastAsia="Courier New" w:hAnsi="Courier New"/>
          <w:color w:val="444441"/>
          <w:sz w:val="18"/>
          <w:szCs w:val="18"/>
        </w:rPr>
        <w:t xml:space="preserve">// Every configManager write includes the appId</w:t>
      </w:r>
    </w:p>
    <w:p>
      <w:pPr>
        <w:shd w:fill="F1EFE8" w:val="clear"/>
        <w:spacing w:before="60" w:after="60"/>
        <w:ind w:left="360" w:right="360"/>
      </w:pPr>
      <w:r>
        <w:rPr>
          <w:rFonts w:ascii="Courier New" w:cs="Courier New" w:eastAsia="Courier New" w:hAnsi="Courier New"/>
          <w:color w:val="444441"/>
          <w:sz w:val="18"/>
          <w:szCs w:val="18"/>
        </w:rPr>
        <w:t xml:space="preserve">configManager.save({ configId, appId: AppContext.instance.appId, ... })</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15.3  What changes between instances — only the manifest</w:t>
      </w:r>
    </w:p>
    <w:p>
      <w:pPr>
        <w:spacing w:before="80" w:after="80"/>
      </w:pPr>
      <w:r>
        <w:rPr>
          <w:rFonts w:ascii="Arial" w:cs="Arial" w:eastAsia="Arial" w:hAnsi="Arial"/>
          <w:sz w:val="22"/>
          <w:szCs w:val="22"/>
        </w:rPr>
        <w:t xml:space="preserve">The same compiled JavaScript bundle runs in all platform instances. Only the manifest customData changes between deployments. CI/CD generates environment-specific manifests from a shared template.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manifest customData field</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CREDIT_PROD</w:t>
            </w:r>
          </w:p>
        </w:tc>
        <w:tc>
          <w:tcPr>
            <w:tcW w:type="dxa" w:w="2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CREDIT_UAT</w:t>
            </w:r>
          </w:p>
        </w:tc>
        <w:tc>
          <w:tcPr>
            <w:tcW w:type="dxa" w:w="2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DEV</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appId</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CREDIT_PROD</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CREDIT_UAT</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DEV</w:t>
            </w:r>
          </w:p>
        </w:tc>
      </w:tr>
      <w:tr>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environment</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production</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uat</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development</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configService.baseUrl</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https://prod-api/api</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https://uat-api/api</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http://localhost:8080/api</w:t>
            </w:r>
          </w:p>
        </w:tc>
      </w:tr>
      <w:tr>
        <w:tc>
          <w:tcPr>
            <w:tcW w:type="dxa" w:w="2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viewServer.socketUrl</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wss://prod-vs</w:t>
            </w:r>
          </w:p>
        </w:tc>
        <w:tc>
          <w:tcPr>
            <w:tcW w:type="dxa" w:w="2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wss://uat-vs</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ws://localhost:9090</w:t>
            </w:r>
          </w:p>
        </w:tc>
      </w:tr>
      <w:tr>
        <w:tc>
          <w:tcPr>
            <w:tcW w:type="dxa" w:w="2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featureFlags.devToolsEnabled</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false</w:t>
            </w:r>
          </w:p>
        </w:tc>
        <w:tc>
          <w:tcPr>
            <w:tcW w:type="dxa" w:w="2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true</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true</w:t>
            </w:r>
          </w:p>
        </w:tc>
      </w:tr>
    </w:tbl>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The same bundle, four different behaviours. This is the core value of the manifest-first bootstrap pattern (RULE 12). No environment checks in code, no .env files, no rebuild per environment.</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15.4  Content views registered across multiple instances</w:t>
      </w:r>
    </w:p>
    <w:p>
      <w:pPr>
        <w:spacing w:before="80" w:after="80"/>
      </w:pPr>
      <w:r>
        <w:rPr>
          <w:rFonts w:ascii="Arial" w:cs="Arial" w:eastAsia="Arial" w:hAnsi="Arial"/>
          <w:sz w:val="22"/>
          <w:szCs w:val="22"/>
        </w:rPr>
        <w:t xml:space="preserve">The same content view URL can be registered in multiple platform instances simultaneously. Each registration is a separate APP_CONFIG row in a separate appId namespace. When the Credit blotter is launched from CREDIT_PROD it gets CREDIT_PROD customData. When launched from CREDIT_UAT it gets CREDIT_UAT customData. The view code is identical — only the data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3000"/>
      </w:tblGrid>
      <w:tr>
        <w:trPr>
          <w:tblHeader/>
        </w:trPr>
        <w:tc>
          <w:tcPr>
            <w:tcW w:type="dxa" w:w="2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View URL</w:t>
            </w:r>
          </w:p>
        </w:tc>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Registered in</w:t>
            </w:r>
          </w:p>
        </w:tc>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customData.config</w:t>
            </w:r>
          </w:p>
        </w:tc>
        <w:tc>
          <w:tcPr>
            <w:tcW w:type="dxa" w:w="30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ViewServer connects to</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https://views.marketsui/credit-blotter</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CREDIT_PROD</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 desk: "NY_CREDIT", env: "prod" }</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wss://prod-viewserver</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https://views.marketsui/credit-blotter</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CREDIT_UAT</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desk: "NY_CREDIT", env: "uat" }</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wss://uat-viewserver</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https://views.marketsui/credit-blotter</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DEV</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 desk: "NY_CREDIT", env: "dev" }</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ws://localhost:9090</w:t>
            </w:r>
          </w:p>
        </w:tc>
      </w:tr>
      <w:tr>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https://views.marketsui/yield-curve</w:t>
            </w:r>
          </w:p>
        </w:tc>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RATES_PROD</w:t>
            </w:r>
          </w:p>
        </w:tc>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 tenor: "10Y" }</w:t>
            </w:r>
          </w:p>
        </w:tc>
        <w:tc>
          <w:tcPr>
            <w:tcW w:type="dxa" w:w="30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wss://prod-viewserver</w:t>
            </w:r>
          </w:p>
        </w:tc>
      </w:tr>
      <w:tr>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https://views.marketsui/mbs-tranche</w:t>
            </w:r>
          </w:p>
        </w:tc>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CREDIT_PROD</w:t>
            </w:r>
          </w:p>
        </w:tc>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 pool: "FNMA" }</w:t>
            </w:r>
          </w:p>
        </w:tc>
        <w:tc>
          <w:tcPr>
            <w:tcW w:type="dxa" w:w="30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wss://prod-viewserver</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15.5  Developer workflow with multiple instances</w:t>
      </w:r>
    </w:p>
    <w:p>
      <w:pPr>
        <w:spacing w:before="80" w:after="80"/>
      </w:pPr>
      <w:r>
        <w:rPr>
          <w:rFonts w:ascii="Arial" w:cs="Arial" w:eastAsia="Arial" w:hAnsi="Arial"/>
          <w:sz w:val="22"/>
          <w:szCs w:val="22"/>
        </w:rPr>
        <w:t xml:space="preserve">A developer working on a React or Angular view runs their view against the DEV platform instance. They never need to touch the production or UAT manifests. The starter project ships with a dev.fin.json manifest that points at the DEV platform instance (or boots standalone with fake customData if DEV is not running).</w:t>
      </w:r>
    </w:p>
    <w:p>
      <w:pPr>
        <w:spacing w:before="80" w:after="80"/>
      </w:pPr>
      <w:r>
        <w:t xml:space="preserve"/>
      </w:r>
    </w:p>
    <w:p>
      <w:pPr>
        <w:pStyle w:val="Heading3"/>
        <w:spacing w:before="240" w:after="120"/>
      </w:pPr>
      <w:r>
        <w:rPr>
          <w:rFonts w:ascii="Arial" w:cs="Arial" w:eastAsia="Arial" w:hAnsi="Arial"/>
          <w:b/>
          <w:bCs/>
          <w:color w:val="0F6E56"/>
          <w:sz w:val="22"/>
          <w:szCs w:val="22"/>
        </w:rPr>
        <w:t xml:space="preserve">15.5.1  Standalone dev mode (no platform running)</w:t>
      </w:r>
    </w:p>
    <w:p>
      <w:pPr>
        <w:shd w:fill="F1EFE8" w:val="clear"/>
        <w:spacing w:before="60" w:after="60"/>
        <w:ind w:left="360" w:right="360"/>
      </w:pPr>
      <w:r>
        <w:rPr>
          <w:rFonts w:ascii="Courier New" w:cs="Courier New" w:eastAsia="Courier New" w:hAnsi="Courier New"/>
          <w:color w:val="444441"/>
          <w:sz w:val="18"/>
          <w:szCs w:val="18"/>
        </w:rPr>
        <w:t xml:space="preserve">// dev.fin.json in the React/Angular starter</w:t>
      </w:r>
    </w:p>
    <w:p>
      <w:pPr>
        <w:shd w:fill="F1EFE8" w:val="clear"/>
        <w:spacing w:before="60" w:after="60"/>
        <w:ind w:left="360" w:right="360"/>
      </w:pPr>
      <w:r>
        <w:rPr>
          <w:rFonts w:ascii="Courier New" w:cs="Courier New" w:eastAsia="Courier New" w:hAnsi="Courier New"/>
          <w:color w:val="444441"/>
          <w:sz w:val="18"/>
          <w:szCs w:val="18"/>
        </w:rPr>
        <w:t xml:space="preserve">{</w:t>
      </w:r>
    </w:p>
    <w:p>
      <w:pPr>
        <w:shd w:fill="F1EFE8" w:val="clear"/>
        <w:spacing w:before="60" w:after="60"/>
        <w:ind w:left="360" w:right="360"/>
      </w:pPr>
      <w:r>
        <w:rPr>
          <w:rFonts w:ascii="Courier New" w:cs="Courier New" w:eastAsia="Courier New" w:hAnsi="Courier New"/>
          <w:color w:val="444441"/>
          <w:sz w:val="18"/>
          <w:szCs w:val="18"/>
        </w:rPr>
        <w:t xml:space="preserve">  "platform": { "uuid": "MARKETSUI-PLATFORM-DEV" },</w:t>
      </w:r>
    </w:p>
    <w:p>
      <w:pPr>
        <w:shd w:fill="F1EFE8" w:val="clear"/>
        <w:spacing w:before="60" w:after="60"/>
        <w:ind w:left="360" w:right="360"/>
      </w:pPr>
      <w:r>
        <w:rPr>
          <w:rFonts w:ascii="Courier New" w:cs="Courier New" w:eastAsia="Courier New" w:hAnsi="Courier New"/>
          <w:color w:val="444441"/>
          <w:sz w:val="18"/>
          <w:szCs w:val="18"/>
        </w:rPr>
        <w:t xml:space="preserve">  "snapshot": {</w:t>
      </w:r>
    </w:p>
    <w:p>
      <w:pPr>
        <w:shd w:fill="F1EFE8" w:val="clear"/>
        <w:spacing w:before="60" w:after="60"/>
        <w:ind w:left="360" w:right="360"/>
      </w:pPr>
      <w:r>
        <w:rPr>
          <w:rFonts w:ascii="Courier New" w:cs="Courier New" w:eastAsia="Courier New" w:hAnsi="Courier New"/>
          <w:color w:val="444441"/>
          <w:sz w:val="18"/>
          <w:szCs w:val="18"/>
        </w:rPr>
        <w:t xml:space="preserve">    "windows": [{</w:t>
      </w:r>
    </w:p>
    <w:p>
      <w:pPr>
        <w:shd w:fill="F1EFE8" w:val="clear"/>
        <w:spacing w:before="60" w:after="60"/>
        <w:ind w:left="360" w:right="360"/>
      </w:pPr>
      <w:r>
        <w:rPr>
          <w:rFonts w:ascii="Courier New" w:cs="Courier New" w:eastAsia="Courier New" w:hAnsi="Courier New"/>
          <w:color w:val="444441"/>
          <w:sz w:val="18"/>
          <w:szCs w:val="18"/>
        </w:rPr>
        <w:t xml:space="preserve">      "workspacePlatform": {</w:t>
      </w:r>
    </w:p>
    <w:p>
      <w:pPr>
        <w:shd w:fill="F1EFE8" w:val="clear"/>
        <w:spacing w:before="60" w:after="60"/>
        <w:ind w:left="360" w:right="360"/>
      </w:pPr>
      <w:r>
        <w:rPr>
          <w:rFonts w:ascii="Courier New" w:cs="Courier New" w:eastAsia="Courier New" w:hAnsi="Courier New"/>
          <w:color w:val="444441"/>
          <w:sz w:val="18"/>
          <w:szCs w:val="18"/>
        </w:rPr>
        <w:t xml:space="preserve">        "pages": [{ "layout": { "content": [{</w:t>
      </w:r>
    </w:p>
    <w:p>
      <w:pPr>
        <w:shd w:fill="F1EFE8" w:val="clear"/>
        <w:spacing w:before="60" w:after="60"/>
        <w:ind w:left="360" w:right="360"/>
      </w:pPr>
      <w:r>
        <w:rPr>
          <w:rFonts w:ascii="Courier New" w:cs="Courier New" w:eastAsia="Courier New" w:hAnsi="Courier New"/>
          <w:color w:val="444441"/>
          <w:sz w:val="18"/>
          <w:szCs w:val="18"/>
        </w:rPr>
        <w:t xml:space="preserve">          "type": "component",</w:t>
      </w:r>
    </w:p>
    <w:p>
      <w:pPr>
        <w:shd w:fill="F1EFE8" w:val="clear"/>
        <w:spacing w:before="60" w:after="60"/>
        <w:ind w:left="360" w:right="360"/>
      </w:pPr>
      <w:r>
        <w:rPr>
          <w:rFonts w:ascii="Courier New" w:cs="Courier New" w:eastAsia="Courier New" w:hAnsi="Courier New"/>
          <w:color w:val="444441"/>
          <w:sz w:val="18"/>
          <w:szCs w:val="18"/>
        </w:rPr>
        <w:t xml:space="preserve">          "componentName": "view",</w:t>
      </w:r>
    </w:p>
    <w:p>
      <w:pPr>
        <w:shd w:fill="F1EFE8" w:val="clear"/>
        <w:spacing w:before="60" w:after="60"/>
        <w:ind w:left="360" w:right="360"/>
      </w:pPr>
      <w:r>
        <w:rPr>
          <w:rFonts w:ascii="Courier New" w:cs="Courier New" w:eastAsia="Courier New" w:hAnsi="Courier New"/>
          <w:color w:val="444441"/>
          <w:sz w:val="18"/>
          <w:szCs w:val="18"/>
        </w:rPr>
        <w:t xml:space="preserve">          "componentState": {</w:t>
      </w:r>
    </w:p>
    <w:p>
      <w:pPr>
        <w:shd w:fill="F1EFE8" w:val="clear"/>
        <w:spacing w:before="60" w:after="60"/>
        <w:ind w:left="360" w:right="360"/>
      </w:pPr>
      <w:r>
        <w:rPr>
          <w:rFonts w:ascii="Courier New" w:cs="Courier New" w:eastAsia="Courier New" w:hAnsi="Courier New"/>
          <w:color w:val="444441"/>
          <w:sz w:val="18"/>
          <w:szCs w:val="18"/>
        </w:rPr>
        <w:t xml:space="preserve">            "url": "http://localhost:3000",</w:t>
      </w:r>
    </w:p>
    <w:p>
      <w:pPr>
        <w:shd w:fill="F1EFE8" w:val="clear"/>
        <w:spacing w:before="60" w:after="60"/>
        <w:ind w:left="360" w:right="360"/>
      </w:pPr>
      <w:r>
        <w:rPr>
          <w:rFonts w:ascii="Courier New" w:cs="Courier New" w:eastAsia="Courier New" w:hAnsi="Courier New"/>
          <w:color w:val="444441"/>
          <w:sz w:val="18"/>
          <w:szCs w:val="18"/>
        </w:rPr>
        <w:t xml:space="preserve">            "name": "GRID_CREDIT_dev-001",</w:t>
      </w:r>
    </w:p>
    <w:p>
      <w:pPr>
        <w:shd w:fill="F1EFE8" w:val="clear"/>
        <w:spacing w:before="60" w:after="60"/>
        <w:ind w:left="360" w:right="360"/>
      </w:pPr>
      <w:r>
        <w:rPr>
          <w:rFonts w:ascii="Courier New" w:cs="Courier New" w:eastAsia="Courier New" w:hAnsi="Courier New"/>
          <w:color w:val="444441"/>
          <w:sz w:val="18"/>
          <w:szCs w:val="18"/>
        </w:rPr>
        <w:t xml:space="preserve">            "customData": {</w:t>
      </w:r>
    </w:p>
    <w:p>
      <w:pPr>
        <w:shd w:fill="F1EFE8" w:val="clear"/>
        <w:spacing w:before="60" w:after="60"/>
        <w:ind w:left="360" w:right="360"/>
      </w:pPr>
      <w:r>
        <w:rPr>
          <w:rFonts w:ascii="Courier New" w:cs="Courier New" w:eastAsia="Courier New" w:hAnsi="Courier New"/>
          <w:color w:val="444441"/>
          <w:sz w:val="18"/>
          <w:szCs w:val="18"/>
        </w:rPr>
        <w:t xml:space="preserve">              "instanceId":       "GRID_CREDIT_dev-001",</w:t>
      </w:r>
    </w:p>
    <w:p>
      <w:pPr>
        <w:shd w:fill="F1EFE8" w:val="clear"/>
        <w:spacing w:before="60" w:after="60"/>
        <w:ind w:left="360" w:right="360"/>
      </w:pPr>
      <w:r>
        <w:rPr>
          <w:rFonts w:ascii="Courier New" w:cs="Courier New" w:eastAsia="Courier New" w:hAnsi="Courier New"/>
          <w:color w:val="444441"/>
          <w:sz w:val="18"/>
          <w:szCs w:val="18"/>
        </w:rPr>
        <w:t xml:space="preserve">              "templateId":       "GRID_CREDIT",</w:t>
      </w:r>
    </w:p>
    <w:p>
      <w:pPr>
        <w:shd w:fill="F1EFE8" w:val="clear"/>
        <w:spacing w:before="60" w:after="60"/>
        <w:ind w:left="360" w:right="360"/>
      </w:pPr>
      <w:r>
        <w:rPr>
          <w:rFonts w:ascii="Courier New" w:cs="Courier New" w:eastAsia="Courier New" w:hAnsi="Courier New"/>
          <w:color w:val="444441"/>
          <w:sz w:val="18"/>
          <w:szCs w:val="18"/>
        </w:rPr>
        <w:t xml:space="preserve">              "componentType":    "GRID",</w:t>
      </w:r>
    </w:p>
    <w:p>
      <w:pPr>
        <w:shd w:fill="F1EFE8" w:val="clear"/>
        <w:spacing w:before="60" w:after="60"/>
        <w:ind w:left="360" w:right="360"/>
      </w:pPr>
      <w:r>
        <w:rPr>
          <w:rFonts w:ascii="Courier New" w:cs="Courier New" w:eastAsia="Courier New" w:hAnsi="Courier New"/>
          <w:color w:val="444441"/>
          <w:sz w:val="18"/>
          <w:szCs w:val="18"/>
        </w:rPr>
        <w:t xml:space="preserve">              "componentSubType": "CREDIT",</w:t>
      </w:r>
    </w:p>
    <w:p>
      <w:pPr>
        <w:shd w:fill="F1EFE8" w:val="clear"/>
        <w:spacing w:before="60" w:after="60"/>
        <w:ind w:left="360" w:right="360"/>
      </w:pPr>
      <w:r>
        <w:rPr>
          <w:rFonts w:ascii="Courier New" w:cs="Courier New" w:eastAsia="Courier New" w:hAnsi="Courier New"/>
          <w:color w:val="444441"/>
          <w:sz w:val="18"/>
          <w:szCs w:val="18"/>
        </w:rPr>
        <w:t xml:space="preserve">              "isSaved":          false,</w:t>
      </w:r>
    </w:p>
    <w:p>
      <w:pPr>
        <w:shd w:fill="F1EFE8" w:val="clear"/>
        <w:spacing w:before="60" w:after="60"/>
        <w:ind w:left="360" w:right="360"/>
      </w:pPr>
      <w:r>
        <w:rPr>
          <w:rFonts w:ascii="Courier New" w:cs="Courier New" w:eastAsia="Courier New" w:hAnsi="Courier New"/>
          <w:color w:val="444441"/>
          <w:sz w:val="18"/>
          <w:szCs w:val="18"/>
        </w:rPr>
        <w:t xml:space="preserve">              "config": { "desk": "NY_CREDIT", "columns": []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  }</w:t>
      </w:r>
    </w:p>
    <w:p>
      <w:pPr>
        <w:shd w:fill="F1EFE8" w:val="clear"/>
        <w:spacing w:before="60" w:after="60"/>
        <w:ind w:left="360" w:right="360"/>
      </w:pPr>
      <w:r>
        <w:rPr>
          <w:rFonts w:ascii="Courier New" w:cs="Courier New" w:eastAsia="Courier New" w:hAnsi="Courier New"/>
          <w:color w:val="444441"/>
          <w:sz w:val="18"/>
          <w:szCs w:val="18"/>
        </w:rPr>
        <w:t xml:space="preserve">}</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This manifest gives the developer a running OpenFin view with realistic customData in under 60 seconds. They see exactly what the component will receive when launched from the real platform. Vite HMR and Angular HMR work normally inside the OpenFin view — the developer workflow is identical to standard web development.</w:t>
      </w:r>
    </w:p>
    <w:p>
      <w:pPr>
        <w:spacing w:before="80" w:after="80"/>
      </w:pPr>
      <w:r>
        <w:t xml:space="preserve"/>
      </w:r>
    </w:p>
    <w:p>
      <w:pPr>
        <w:pStyle w:val="Heading2"/>
        <w:spacing w:before="320" w:after="160"/>
      </w:pPr>
      <w:r>
        <w:rPr>
          <w:rFonts w:ascii="Arial" w:cs="Arial" w:eastAsia="Arial" w:hAnsi="Arial"/>
          <w:b/>
          <w:bCs/>
          <w:color w:val="534AB7"/>
          <w:sz w:val="26"/>
          <w:szCs w:val="26"/>
        </w:rPr>
        <w:t xml:space="preserve">15.6  How a new component moves from dev to production</w:t>
      </w:r>
    </w:p>
    <w:p>
      <w:pPr>
        <w:pStyle w:val="ListParagraph"/>
        <w:numPr>
          <w:ilvl w:val="0"/>
          <w:numId w:val="3"/>
        </w:numPr>
        <w:spacing w:before="60" w:after="60"/>
      </w:pPr>
      <w:r>
        <w:rPr>
          <w:rFonts w:ascii="Arial" w:cs="Arial" w:eastAsia="Arial" w:hAnsi="Arial"/>
          <w:sz w:val="22"/>
          <w:szCs w:val="22"/>
        </w:rPr>
        <w:t xml:space="preserve">Developer builds and tests view locally against DEV instance using the starter dev manifest.</w:t>
      </w:r>
    </w:p>
    <w:p>
      <w:pPr>
        <w:pStyle w:val="ListParagraph"/>
        <w:numPr>
          <w:ilvl w:val="0"/>
          <w:numId w:val="3"/>
        </w:numPr>
        <w:spacing w:before="60" w:after="60"/>
      </w:pPr>
      <w:r>
        <w:rPr>
          <w:rFonts w:ascii="Arial" w:cs="Arial" w:eastAsia="Arial" w:hAnsi="Arial"/>
          <w:sz w:val="22"/>
          <w:szCs w:val="22"/>
        </w:rPr>
        <w:t xml:space="preserve">View is deployed to an internal URL (https://views.marketsui/my-new-view).</w:t>
      </w:r>
    </w:p>
    <w:p>
      <w:pPr>
        <w:pStyle w:val="ListParagraph"/>
        <w:numPr>
          <w:ilvl w:val="0"/>
          <w:numId w:val="3"/>
        </w:numPr>
        <w:spacing w:before="60" w:after="60"/>
      </w:pPr>
      <w:r>
        <w:rPr>
          <w:rFonts w:ascii="Arial" w:cs="Arial" w:eastAsia="Arial" w:hAnsi="Arial"/>
          <w:sz w:val="22"/>
          <w:szCs w:val="22"/>
        </w:rPr>
        <w:t xml:space="preserve">Admin opens Component Registry Editor in the CREDIT_UAT platform instance.</w:t>
      </w:r>
    </w:p>
    <w:p>
      <w:pPr>
        <w:pStyle w:val="ListParagraph"/>
        <w:numPr>
          <w:ilvl w:val="0"/>
          <w:numId w:val="3"/>
        </w:numPr>
        <w:spacing w:before="60" w:after="60"/>
      </w:pPr>
      <w:r>
        <w:rPr>
          <w:rFonts w:ascii="Arial" w:cs="Arial" w:eastAsia="Arial" w:hAnsi="Arial"/>
          <w:sz w:val="22"/>
          <w:szCs w:val="22"/>
        </w:rPr>
        <w:t xml:space="preserve">Admin registers the component: URL, componentType/subType, base config, icon.</w:t>
      </w:r>
    </w:p>
    <w:p>
      <w:pPr>
        <w:pStyle w:val="ListParagraph"/>
        <w:numPr>
          <w:ilvl w:val="0"/>
          <w:numId w:val="3"/>
        </w:numPr>
        <w:spacing w:before="60" w:after="60"/>
      </w:pPr>
      <w:r>
        <w:rPr>
          <w:rFonts w:ascii="Arial" w:cs="Arial" w:eastAsia="Arial" w:hAnsi="Arial"/>
          <w:sz w:val="22"/>
          <w:szCs w:val="22"/>
        </w:rPr>
        <w:t xml:space="preserve">Admin adds it to the dock via the Dock Editor. Reloads dock.</w:t>
      </w:r>
    </w:p>
    <w:p>
      <w:pPr>
        <w:pStyle w:val="ListParagraph"/>
        <w:numPr>
          <w:ilvl w:val="0"/>
          <w:numId w:val="3"/>
        </w:numPr>
        <w:spacing w:before="60" w:after="60"/>
      </w:pPr>
      <w:r>
        <w:rPr>
          <w:rFonts w:ascii="Arial" w:cs="Arial" w:eastAsia="Arial" w:hAnsi="Arial"/>
          <w:sz w:val="22"/>
          <w:szCs w:val="22"/>
        </w:rPr>
        <w:t xml:space="preserve">QA tests the component in CREDIT_UAT. Base config is tuned via "Save as base config".</w:t>
      </w:r>
    </w:p>
    <w:p>
      <w:pPr>
        <w:pStyle w:val="ListParagraph"/>
        <w:numPr>
          <w:ilvl w:val="0"/>
          <w:numId w:val="3"/>
        </w:numPr>
        <w:spacing w:before="60" w:after="60"/>
      </w:pPr>
      <w:r>
        <w:rPr>
          <w:rFonts w:ascii="Arial" w:cs="Arial" w:eastAsia="Arial" w:hAnsi="Arial"/>
          <w:sz w:val="22"/>
          <w:szCs w:val="22"/>
        </w:rPr>
        <w:t xml:space="preserve">Admin repeats registration in CREDIT_PROD. Same URL, same base config.</w:t>
      </w:r>
    </w:p>
    <w:p>
      <w:pPr>
        <w:pStyle w:val="ListParagraph"/>
        <w:numPr>
          <w:ilvl w:val="0"/>
          <w:numId w:val="3"/>
        </w:numPr>
        <w:spacing w:before="60" w:after="60"/>
      </w:pPr>
      <w:r>
        <w:rPr>
          <w:rFonts w:ascii="Arial" w:cs="Arial" w:eastAsia="Arial" w:hAnsi="Arial"/>
          <w:sz w:val="22"/>
          <w:szCs w:val="22"/>
        </w:rPr>
        <w:t xml:space="preserve">Component is now live in production. No code deployment required for the platform-app.</w:t>
      </w:r>
    </w:p>
    <w:p>
      <w:pPr>
        <w:spacing w:before="80" w:after="80"/>
      </w:pPr>
      <w:r>
        <w:t xml:space="preserve"/>
      </w:r>
    </w:p>
    <w:p>
      <w:pPr>
        <w:pBdr>
          <w:left w:val="single" w:color="534AB7" w:sz="18" w:space="8"/>
        </w:pBdr>
        <w:spacing w:before="100" w:after="100"/>
        <w:ind w:left="360"/>
      </w:pPr>
      <w:r>
        <w:rPr>
          <w:rFonts w:ascii="Arial" w:cs="Arial" w:eastAsia="Arial" w:hAnsi="Arial"/>
          <w:i/>
          <w:iCs/>
          <w:color w:val="444441"/>
          <w:sz w:val="20"/>
          <w:szCs w:val="20"/>
        </w:rPr>
        <w:t xml:space="preserve">Steps 3-8 require zero code changes to the platform-app or any package. Component registration is purely a data operation via the Component Registry Editor. This is the core operational advantage of the config-driven architecture.</w:t>
      </w:r>
    </w:p>
    <w:p>
      <w:pPr>
        <w:pStyle w:val="Heading1"/>
        <w:spacing w:before="400" w:after="200"/>
      </w:pPr>
      <w:r>
        <w:rPr>
          <w:rFonts w:ascii="Arial" w:cs="Arial" w:eastAsia="Arial" w:hAnsi="Arial"/>
          <w:b/>
          <w:bCs/>
          <w:color w:val="1E1B4B"/>
          <w:sz w:val="32"/>
          <w:szCs w:val="32"/>
        </w:rPr>
        <w:t xml:space="preserve">16. Rules Summary</w:t>
      </w:r>
    </w:p>
    <w:p>
      <w:pPr>
        <w:pBdr>
          <w:left w:val="single" w:color="0F6E56" w:sz="18" w:space="8"/>
        </w:pBdr>
        <w:spacing w:before="100" w:after="100"/>
        <w:ind w:left="360"/>
      </w:pPr>
      <w:r>
        <w:rPr>
          <w:rFonts w:ascii="Arial" w:cs="Arial" w:eastAsia="Arial" w:hAnsi="Arial"/>
          <w:color w:val="000000"/>
          <w:sz w:val="20"/>
          <w:szCs w:val="20"/>
        </w:rPr>
        <w:t xml:space="preserve">RULE 1: A component cannot be launched from anywhere until it has both a registry row (componentType=REGISTRY) and a template config row. The registry editor writes both atomically on first save.</w:t>
      </w:r>
    </w:p>
    <w:p>
      <w:pPr>
        <w:pBdr>
          <w:left w:val="single" w:color="0F6E56" w:sz="18" w:space="8"/>
        </w:pBdr>
        <w:spacing w:before="100" w:after="100"/>
        <w:ind w:left="360"/>
      </w:pPr>
      <w:r>
        <w:rPr>
          <w:rFonts w:ascii="Arial" w:cs="Arial" w:eastAsia="Arial" w:hAnsi="Arial"/>
          <w:color w:val="000000"/>
          <w:sz w:val="20"/>
          <w:szCs w:val="20"/>
        </w:rPr>
        <w:t xml:space="preserve">RULE 2: The Dock Editor never writes component config. It writes only the DOCK_MENU_TREE row. Component URL, window options, and base config changes are made in the Component Registry Editor.</w:t>
      </w:r>
    </w:p>
    <w:p>
      <w:pPr>
        <w:pBdr>
          <w:left w:val="single" w:color="0F6E56" w:sz="18" w:space="8"/>
        </w:pBdr>
        <w:spacing w:before="100" w:after="100"/>
        <w:ind w:left="360"/>
      </w:pPr>
      <w:r>
        <w:rPr>
          <w:rFonts w:ascii="Arial" w:cs="Arial" w:eastAsia="Arial" w:hAnsi="Arial"/>
          <w:color w:val="000000"/>
          <w:sz w:val="20"/>
          <w:szCs w:val="20"/>
        </w:rPr>
        <w:t xml:space="preserve">RULE 3: The base config in the registry editor is written to the template config row ONLY on first registration. Subsequent registry saves (icon update, description change) do not overwrite the template config.</w:t>
      </w:r>
    </w:p>
    <w:p>
      <w:pPr>
        <w:pBdr>
          <w:left w:val="single" w:color="0F6E56" w:sz="18" w:space="8"/>
        </w:pBdr>
        <w:spacing w:before="100" w:after="100"/>
        <w:ind w:left="360"/>
      </w:pPr>
      <w:r>
        <w:rPr>
          <w:rFonts w:ascii="Arial" w:cs="Arial" w:eastAsia="Arial" w:hAnsi="Arial"/>
          <w:color w:val="000000"/>
          <w:sz w:val="20"/>
          <w:szCs w:val="20"/>
        </w:rPr>
        <w:t xml:space="preserve">RULE 4: The component never fetches config from APP_CONFIG on launch. Everything it needs is in customData. Launch is synchronous and offline-capable.</w:t>
      </w:r>
    </w:p>
    <w:p>
      <w:pPr>
        <w:pBdr>
          <w:left w:val="single" w:color="0F6E56" w:sz="18" w:space="8"/>
        </w:pBdr>
        <w:spacing w:before="100" w:after="100"/>
        <w:ind w:left="360"/>
      </w:pPr>
      <w:r>
        <w:rPr>
          <w:rFonts w:ascii="Arial" w:cs="Arial" w:eastAsia="Arial" w:hAnsi="Arial"/>
          <w:color w:val="000000"/>
          <w:sz w:val="20"/>
          <w:szCs w:val="20"/>
        </w:rPr>
        <w:t xml:space="preserve">RULE 5: Nothing is written to APP_CONFIG during component launch. The instanceId exists only in customData until workspace save.</w:t>
      </w:r>
    </w:p>
    <w:p>
      <w:pPr>
        <w:pBdr>
          <w:left w:val="single" w:color="0F6E56" w:sz="18" w:space="8"/>
        </w:pBdr>
        <w:spacing w:before="100" w:after="100"/>
        <w:ind w:left="360"/>
      </w:pPr>
      <w:r>
        <w:rPr>
          <w:rFonts w:ascii="Arial" w:cs="Arial" w:eastAsia="Arial" w:hAnsi="Arial"/>
          <w:color w:val="000000"/>
          <w:sz w:val="20"/>
          <w:szCs w:val="20"/>
        </w:rPr>
        <w:t xml:space="preserve">RULE 6: The PENDING_SYNC queue handles all offline writes. OpenFin localStorage writes always complete synchronously regardless of network state.</w:t>
      </w:r>
    </w:p>
    <w:p>
      <w:pPr>
        <w:pBdr>
          <w:left w:val="single" w:color="0F6E56" w:sz="18" w:space="8"/>
        </w:pBdr>
        <w:spacing w:before="100" w:after="100"/>
        <w:ind w:left="360"/>
      </w:pPr>
      <w:r>
        <w:rPr>
          <w:rFonts w:ascii="Arial" w:cs="Arial" w:eastAsia="Arial" w:hAnsi="Arial"/>
          <w:color w:val="000000"/>
          <w:sz w:val="20"/>
          <w:szCs w:val="20"/>
        </w:rPr>
        <w:t xml:space="preserve">RULE 7: Config is always delivered through customData — never fetched by the component. Workspace restore is fully offline-capable.</w:t>
      </w:r>
    </w:p>
    <w:p>
      <w:pPr>
        <w:pBdr>
          <w:left w:val="single" w:color="0F6E56" w:sz="18" w:space="8"/>
        </w:pBdr>
        <w:spacing w:before="100" w:after="100"/>
        <w:ind w:left="360"/>
      </w:pPr>
      <w:r>
        <w:rPr>
          <w:rFonts w:ascii="Arial" w:cs="Arial" w:eastAsia="Arial" w:hAnsi="Arial"/>
          <w:color w:val="000000"/>
          <w:sz w:val="20"/>
          <w:szCs w:val="20"/>
        </w:rPr>
        <w:t xml:space="preserve">RULE 8: resolveInstanceId() is called once per component mount and nowhere else. It is the single point of clone detection and isSaved initialisation.</w:t>
      </w:r>
    </w:p>
    <w:p>
      <w:pPr>
        <w:pBdr>
          <w:left w:val="single" w:color="0F6E56" w:sz="18" w:space="8"/>
        </w:pBdr>
        <w:spacing w:before="100" w:after="100"/>
        <w:ind w:left="360"/>
      </w:pPr>
      <w:r>
        <w:rPr>
          <w:rFonts w:ascii="Arial" w:cs="Arial" w:eastAsia="Arial" w:hAnsi="Arial"/>
          <w:color w:val="000000"/>
          <w:sz w:val="20"/>
          <w:szCs w:val="20"/>
        </w:rPr>
        <w:t xml:space="preserve">RULE 9: clonedFrom is audit metadata in the config blob. The framework never reads it at runtime.</w:t>
      </w:r>
    </w:p>
    <w:p>
      <w:pPr>
        <w:pBdr>
          <w:left w:val="single" w:color="0F6E56" w:sz="18" w:space="8"/>
        </w:pBdr>
        <w:spacing w:before="100" w:after="100"/>
        <w:ind w:left="360"/>
      </w:pPr>
      <w:r>
        <w:rPr>
          <w:rFonts w:ascii="Arial" w:cs="Arial" w:eastAsia="Arial" w:hAnsi="Arial"/>
          <w:color w:val="000000"/>
          <w:sz w:val="20"/>
          <w:szCs w:val="20"/>
        </w:rPr>
        <w:t xml:space="preserve">RULE 10: The Apps button reflects exactly what the admin built in the Dock Editor. No Apps menu items are hardcoded in the platform bootstrap.</w:t>
      </w:r>
    </w:p>
    <w:p>
      <w:pPr>
        <w:pBdr>
          <w:left w:val="single" w:color="0F6E56" w:sz="18" w:space="8"/>
        </w:pBdr>
        <w:spacing w:before="100" w:after="100"/>
        <w:ind w:left="360"/>
      </w:pPr>
      <w:r>
        <w:rPr>
          <w:rFonts w:ascii="Arial" w:cs="Arial" w:eastAsia="Arial" w:hAnsi="Arial"/>
          <w:color w:val="000000"/>
          <w:sz w:val="20"/>
          <w:szCs w:val="20"/>
        </w:rPr>
        <w:t xml:space="preserve">RULE 11: Singleton admin components use the registrationId as their OpenFin window name. Regular user-launched components use a generated uuid as their window name.</w:t>
      </w:r>
    </w:p>
    <w:p>
      <w:pPr>
        <w:pBdr>
          <w:left w:val="single" w:color="0F6E56" w:sz="18" w:space="8"/>
        </w:pBdr>
        <w:spacing w:before="100" w:after="100"/>
        <w:ind w:left="360"/>
      </w:pPr>
      <w:r>
        <w:rPr>
          <w:rFonts w:ascii="Arial" w:cs="Arial" w:eastAsia="Arial" w:hAnsi="Arial"/>
          <w:color w:val="000000"/>
          <w:sz w:val="20"/>
          <w:szCs w:val="20"/>
        </w:rPr>
        <w:t xml:space="preserve">RULE 12: The manifest customData is the only place environment-specific values live. No .env files are baked into the bundle.</w:t>
      </w:r>
    </w:p>
    <w:p>
      <w:pPr>
        <w:pBdr>
          <w:left w:val="single" w:color="0F6E56" w:sz="18" w:space="8"/>
        </w:pBdr>
        <w:spacing w:before="100" w:after="100"/>
        <w:ind w:left="360"/>
      </w:pPr>
      <w:r>
        <w:rPr>
          <w:rFonts w:ascii="Arial" w:cs="Arial" w:eastAsia="Arial" w:hAnsi="Arial"/>
          <w:color w:val="000000"/>
          <w:sz w:val="20"/>
          <w:szCs w:val="20"/>
        </w:rPr>
        <w:t xml:space="preserve">RULE 13: Instance configs are never deleted when removed from a workspace instances array. They are permanent until a future cleanup mechanism is implemented.</w:t>
      </w:r>
    </w:p>
    <w:p>
      <w:pPr>
        <w:pBdr>
          <w:left w:val="single" w:color="0F6E56" w:sz="18" w:space="8"/>
        </w:pBdr>
        <w:spacing w:before="100" w:after="100"/>
        <w:ind w:left="360"/>
      </w:pPr>
      <w:r>
        <w:rPr>
          <w:rFonts w:ascii="Arial" w:cs="Arial" w:eastAsia="Arial" w:hAnsi="Arial"/>
          <w:color w:val="000000"/>
          <w:sz w:val="20"/>
          <w:szCs w:val="20"/>
        </w:rPr>
        <w:t xml:space="preserve">RULE 14: Import always overwrites. There is no merge prompt, no diff view, no per-item choice. Imported data wins.</w:t>
      </w:r>
    </w:p>
    <w:p>
      <w:pPr>
        <w:pBdr>
          <w:left w:val="single" w:color="0F6E56" w:sz="18" w:space="8"/>
        </w:pBdr>
        <w:spacing w:before="100" w:after="100"/>
        <w:ind w:left="360"/>
      </w:pPr>
      <w:r>
        <w:rPr>
          <w:rFonts w:ascii="Arial" w:cs="Arial" w:eastAsia="Arial" w:hAnsi="Arial"/>
          <w:color w:val="000000"/>
          <w:sz w:val="20"/>
          <w:szCs w:val="20"/>
        </w:rPr>
        <w:t xml:space="preserve">RULE 15: Export never modifies APP_CONFIG. It is always a read-only operation.</w:t>
      </w:r>
    </w:p>
    <w:p>
      <w:pPr>
        <w:pBdr>
          <w:left w:val="single" w:color="0F6E56" w:sz="18" w:space="8"/>
        </w:pBdr>
        <w:spacing w:before="100" w:after="100"/>
        <w:ind w:left="360"/>
      </w:pPr>
      <w:r>
        <w:rPr>
          <w:rFonts w:ascii="Arial" w:cs="Arial" w:eastAsia="Arial" w:hAnsi="Arial"/>
          <w:color w:val="000000"/>
          <w:sz w:val="20"/>
          <w:szCs w:val="20"/>
        </w:rPr>
        <w:t xml:space="preserve">RULE 16: The DockProvider.icon (platform-level dock bar icon) must be a raster PNG. SVG is silently ignored by OpenFin at this specific surface. All other icon surfaces (dropdown options, registry viewer, Home, Store) accept both PNG and SVG.</w:t>
      </w:r>
    </w:p>
    <w:p>
      <w:pPr>
        <w:pBdr>
          <w:left w:val="single" w:color="0F6E56" w:sz="18" w:space="8"/>
        </w:pBdr>
        <w:spacing w:before="100" w:after="100"/>
        <w:ind w:left="360"/>
      </w:pPr>
      <w:r>
        <w:rPr>
          <w:rFonts w:ascii="Arial" w:cs="Arial" w:eastAsia="Arial" w:hAnsi="Arial"/>
          <w:color w:val="000000"/>
          <w:sz w:val="20"/>
          <w:szCs w:val="20"/>
        </w:rPr>
        <w:t xml:space="preserve">RULE 17: skipSavedDockProviderConfig must be set to true when calling Dock.register() during a reload-dock action. For all other registrations (initial bootstrap) it must be false so the user dock arrangement persists between sessions.</w:t>
      </w:r>
    </w:p>
    <w:p>
      <w:pPr>
        <w:pBdr>
          <w:left w:val="single" w:color="0F6E56" w:sz="18" w:space="8"/>
        </w:pBdr>
        <w:spacing w:before="100" w:after="100"/>
        <w:ind w:left="360"/>
      </w:pPr>
      <w:r>
        <w:rPr>
          <w:rFonts w:ascii="Arial" w:cs="Arial" w:eastAsia="Arial" w:hAnsi="Arial"/>
          <w:color w:val="000000"/>
          <w:sz w:val="20"/>
          <w:szCs w:val="20"/>
        </w:rPr>
        <w:t xml:space="preserve">RULE 18: Admin tools are implemented in Lit Web Components and vanilla TypeScript. React and Angular are never imported into admin tool packages. Admin tools are the primary validation surface for @marketsui/core Lit components.</w:t>
      </w:r>
    </w:p>
    <w:p>
      <w:pPr>
        <w:pBdr>
          <w:left w:val="single" w:color="0F6E56" w:sz="18" w:space="8"/>
        </w:pBdr>
        <w:spacing w:before="100" w:after="100"/>
        <w:ind w:left="360"/>
      </w:pPr>
      <w:r>
        <w:rPr>
          <w:rFonts w:ascii="Arial" w:cs="Arial" w:eastAsia="Arial" w:hAnsi="Arial"/>
          <w:color w:val="000000"/>
          <w:sz w:val="20"/>
          <w:szCs w:val="20"/>
        </w:rPr>
        <w:t xml:space="preserve">RULE 19: Theme switching is always performed by setting data-theme on document.documentElement. No framework-specific theming API is used. The CSS token layer handles it universally across all frameworks.</w:t>
      </w:r>
    </w:p>
    <w:p>
      <w:pPr>
        <w:pBdr>
          <w:left w:val="single" w:color="0F6E56" w:sz="18" w:space="8"/>
        </w:pBdr>
        <w:spacing w:before="100" w:after="100"/>
        <w:ind w:left="360"/>
      </w:pPr>
      <w:r>
        <w:rPr>
          <w:rFonts w:ascii="Arial" w:cs="Arial" w:eastAsia="Arial" w:hAnsi="Arial"/>
          <w:color w:val="000000"/>
          <w:sz w:val="20"/>
          <w:szCs w:val="20"/>
        </w:rPr>
        <w:t xml:space="preserve">RULE 20: Platform bootstrap logic (bootstrapPlatform, configManager, WorkspaceOverride, DockBuilder) lives exclusively in the @marketsui/platform package. It is never duplicated in starter projects or content view repos.</w:t>
      </w:r>
    </w:p>
    <w:p>
      <w:pPr>
        <w:pBdr>
          <w:left w:val="single" w:color="0F6E56" w:sz="18" w:space="8"/>
        </w:pBdr>
        <w:spacing w:before="100" w:after="100"/>
        <w:ind w:left="360"/>
      </w:pPr>
      <w:r>
        <w:rPr>
          <w:rFonts w:ascii="Arial" w:cs="Arial" w:eastAsia="Arial" w:hAnsi="Arial"/>
          <w:color w:val="000000"/>
          <w:sz w:val="20"/>
          <w:szCs w:val="20"/>
        </w:rPr>
        <w:t xml:space="preserve">RULE 21: Content view teams (React and Angular) import only two exports from @marketsui/platform: resolveInstanceId() and AppContext. They never import bootstrapPlatform(), configManager, or any other platform-side export.</w:t>
      </w:r>
    </w:p>
    <w:p>
      <w:pPr>
        <w:pBdr>
          <w:left w:val="single" w:color="0F6E56" w:sz="18" w:space="8"/>
        </w:pBdr>
        <w:spacing w:before="100" w:after="100"/>
        <w:ind w:left="360"/>
      </w:pPr>
      <w:r>
        <w:rPr>
          <w:rFonts w:ascii="Arial" w:cs="Arial" w:eastAsia="Arial" w:hAnsi="Arial"/>
          <w:color w:val="000000"/>
          <w:sz w:val="20"/>
          <w:szCs w:val="20"/>
        </w:rPr>
        <w:t xml:space="preserve">RULE 22: Each running OpenFin platform instance is isolated by its appId. Every APP_CONFIG row, DOCK_MENU_TREE, workspace snapshot, and component registration is namespaced by appId. Two platform instances running on the same machine cannot see each other`s data.</w:t>
      </w:r>
    </w:p>
    <w:p>
      <w:pPr>
        <w:pBdr>
          <w:left w:val="single" w:color="0F6E56" w:sz="18" w:space="8"/>
        </w:pBdr>
        <w:spacing w:before="100" w:after="100"/>
        <w:ind w:left="360"/>
      </w:pPr>
      <w:r>
        <w:rPr>
          <w:rFonts w:ascii="Arial" w:cs="Arial" w:eastAsia="Arial" w:hAnsi="Arial"/>
          <w:color w:val="000000"/>
          <w:sz w:val="20"/>
          <w:szCs w:val="20"/>
        </w:rPr>
        <w:t xml:space="preserve">RULE 23: The marketsui-platform-app is a thin shell. Its main.ts calls bootstrapPlatform() and nothing else. All platform logic lives in @marketsui/platform — never in the platform-app source directly.</w:t>
      </w:r>
    </w:p>
    <w:p>
      <w:r>
        <w:br w:type="page"/>
      </w:r>
    </w:p>
    <w:p>
      <w:pPr>
        <w:pStyle w:val="Heading1"/>
        <w:spacing w:before="400" w:after="200"/>
      </w:pPr>
      <w:r>
        <w:rPr>
          <w:rFonts w:ascii="Arial" w:cs="Arial" w:eastAsia="Arial" w:hAnsi="Arial"/>
          <w:b/>
          <w:bCs/>
          <w:color w:val="1E1B4B"/>
          <w:sz w:val="32"/>
          <w:szCs w:val="32"/>
        </w:rPr>
        <w:t xml:space="preserve">17. Quick Reference</w:t>
      </w:r>
    </w:p>
    <w:p>
      <w:pPr>
        <w:pStyle w:val="Heading2"/>
        <w:spacing w:before="320" w:after="160"/>
      </w:pPr>
      <w:r>
        <w:rPr>
          <w:rFonts w:ascii="Arial" w:cs="Arial" w:eastAsia="Arial" w:hAnsi="Arial"/>
          <w:b/>
          <w:bCs/>
          <w:color w:val="534AB7"/>
          <w:sz w:val="26"/>
          <w:szCs w:val="26"/>
        </w:rPr>
        <w:t xml:space="preserve">17.1  APP_CONFIG row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560"/>
        <w:gridCol w:w="180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configId format</w:t>
            </w:r>
          </w:p>
        </w:tc>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componentType</w:t>
            </w:r>
          </w:p>
        </w:tc>
        <w:tc>
          <w:tcPr>
            <w:tcW w:type="dxa" w:w="14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componentSubType</w:t>
            </w:r>
          </w:p>
        </w:tc>
        <w:tc>
          <w:tcPr>
            <w:tcW w:type="dxa" w:w="25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18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GRID_CREDIT</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 Editor</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first registered</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GRID_CREDIT</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GRID</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CREDIT</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Registry Editor (first reg) or "Save as base config"</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First registration or admin base config save</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GRID_CREDIT_{uuid}</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GRID</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CREDIT</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Framework</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 save</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DOCK_MENU_TREE</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w:t>
            </w:r>
          </w:p>
        </w:tc>
        <w:tc>
          <w:tcPr>
            <w:tcW w:type="dxa" w:w="14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MENU_TREE</w:t>
            </w:r>
          </w:p>
        </w:tc>
        <w:tc>
          <w:tcPr>
            <w:tcW w:type="dxa" w:w="25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Editor</w:t>
            </w:r>
          </w:p>
        </w:tc>
        <w:tc>
          <w:tcPr>
            <w:tcW w:type="dxa" w:w="18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menu saved</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WORKSPACE_SNAPSHOT_{uuid}</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w:t>
            </w:r>
          </w:p>
        </w:tc>
        <w:tc>
          <w:tcPr>
            <w:tcW w:type="dxa" w:w="14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SNAPSHOT</w:t>
            </w:r>
          </w:p>
        </w:tc>
        <w:tc>
          <w:tcPr>
            <w:tcW w:type="dxa" w:w="25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Framework</w:t>
            </w:r>
          </w:p>
        </w:tc>
        <w:tc>
          <w:tcPr>
            <w:tcW w:type="dxa" w:w="18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Workspace save</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17.2  customData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600"/>
        <w:gridCol w:w="4260"/>
      </w:tblGrid>
      <w:tr>
        <w:trPr>
          <w:tblHeader/>
        </w:trPr>
        <w:tc>
          <w:tcPr>
            <w:tcW w:type="dxa" w:w="1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Set when</w:t>
            </w:r>
          </w:p>
        </w:tc>
        <w:tc>
          <w:tcPr>
            <w:tcW w:type="dxa" w:w="42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Mutable?</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instanceId</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Window open (or clone detection)</w:t>
            </w:r>
          </w:p>
        </w:tc>
        <w:tc>
          <w:tcPr>
            <w:tcW w:type="dxa" w:w="4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 — fixed for window lifetime</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templateId</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Window open</w:t>
            </w:r>
          </w:p>
        </w:tc>
        <w:tc>
          <w:tcPr>
            <w:tcW w:type="dxa" w:w="42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componentType</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Window open</w:t>
            </w:r>
          </w:p>
        </w:tc>
        <w:tc>
          <w:tcPr>
            <w:tcW w:type="dxa" w:w="4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componentSubType</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w:t>
            </w:r>
          </w:p>
        </w:tc>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Window open</w:t>
            </w:r>
          </w:p>
        </w:tc>
        <w:tc>
          <w:tcPr>
            <w:tcW w:type="dxa" w:w="42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isSaved</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boolean (derived)</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NOT stored in customData. Derived at runtime: configManager.exists(instanceId). True if APP_CONFIG row found, false if not.</w:t>
            </w:r>
          </w:p>
        </w:tc>
        <w:tc>
          <w:tcPr>
            <w:tcW w:type="dxa" w:w="4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N/A — derived on every mount</w:t>
            </w:r>
          </w:p>
        </w:tc>
      </w:tr>
      <w:tr>
        <w:tc>
          <w:tcPr>
            <w:tcW w:type="dxa" w:w="1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clonedFrom</w:t>
            </w:r>
          </w:p>
        </w:tc>
        <w:tc>
          <w:tcPr>
            <w:tcW w:type="dxa" w:w="9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string | null</w:t>
            </w:r>
          </w:p>
        </w:tc>
        <w:tc>
          <w:tcPr>
            <w:tcW w:type="dxa" w:w="26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Clone detection only</w:t>
            </w:r>
          </w:p>
        </w:tc>
        <w:tc>
          <w:tcPr>
            <w:tcW w:type="dxa" w:w="42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1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w:t>
            </w:r>
          </w:p>
        </w:tc>
        <w:tc>
          <w:tcPr>
            <w:tcW w:type="dxa" w:w="9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NOT in customData</w:t>
            </w:r>
          </w:p>
        </w:tc>
        <w:tc>
          <w:tcPr>
            <w:tcW w:type="dxa" w:w="26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 is never stored in customData. It lives in APP_CONFIG and is fetched via configManager.get(instanceId) on mount.</w:t>
            </w:r>
          </w:p>
        </w:tc>
        <w:tc>
          <w:tcPr>
            <w:tcW w:type="dxa" w:w="42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N/A — lives in APP_CONFIG</w:t>
            </w:r>
          </w:p>
        </w:tc>
      </w:tr>
    </w:tbl>
    <w:p>
      <w:pPr>
        <w:spacing w:before="80" w:after="80"/>
      </w:pPr>
      <w:r>
        <w:t xml:space="preserve"/>
      </w:r>
    </w:p>
    <w:p>
      <w:pPr>
        <w:pStyle w:val="Heading2"/>
        <w:spacing w:before="320" w:after="160"/>
      </w:pPr>
      <w:r>
        <w:rPr>
          <w:rFonts w:ascii="Arial" w:cs="Arial" w:eastAsia="Arial" w:hAnsi="Arial"/>
          <w:b/>
          <w:bCs/>
          <w:color w:val="534AB7"/>
          <w:sz w:val="26"/>
          <w:szCs w:val="26"/>
        </w:rPr>
        <w:t xml:space="preserve">17.3  Admin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60"/>
            <w:tcBorders>
              <w:top w:val="single" w:color="CCCCCC" w:sz="22"/>
              <w:left w:val="single" w:color="CCCCCC" w:sz="22"/>
              <w:bottom w:val="single" w:color="CCCCCC" w:sz="22"/>
              <w:right w:val="single" w:color="CCCCCC" w:sz="22"/>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1. Register a new component type</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Component Registry Editor</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 row + template config row in APP_CONFIG</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2. Add it to the dock</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Dock Editor</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Updated DOCK_MENU_TREE row in APP_CONFIG</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3. Launch and configure it</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Running component</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customData.config updated in memory (nothing persisted)</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4. Save the workspace</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OpenFin workspace save</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Instance config row + workspace snapshot row in APP_CONFIG</w:t>
            </w:r>
          </w:p>
        </w:tc>
      </w:tr>
      <w:tr>
        <w:tc>
          <w:tcPr>
            <w:tcW w:type="dxa" w:w="2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5. Update the base config for future instances</w:t>
            </w:r>
          </w:p>
        </w:tc>
        <w:tc>
          <w:tcPr>
            <w:tcW w:type="dxa" w:w="320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Running component config editor → Save as base config</w:t>
            </w:r>
          </w:p>
        </w:tc>
        <w:tc>
          <w:tcPr>
            <w:tcW w:type="dxa" w:w="3960"/>
            <w:tcBorders>
              <w:top w:val="single" w:color="CCCCCC" w:sz="22"/>
              <w:left w:val="single" w:color="CCCCCC" w:sz="22"/>
              <w:bottom w:val="single" w:color="CCCCCC" w:sz="22"/>
              <w:right w:val="single" w:color="CCCCCC" w:sz="22"/>
            </w:tcBorders>
            <w:shd w:fill="FFFFFF" w:val="clear"/>
            <w:tcMar>
              <w:top w:type="dxa" w:w="80"/>
              <w:left w:type="dxa" w:w="120"/>
              <w:bottom w:type="dxa" w:w="80"/>
              <w:right w:type="dxa" w:w="120"/>
            </w:tcMar>
            <w:vAlign w:val="top"/>
          </w:tcPr>
          <w:p>
            <w:r>
              <w:rPr>
                <w:rFonts w:ascii="Arial" w:cs="Arial" w:eastAsia="Arial" w:hAnsi="Arial"/>
                <w:sz w:val="20"/>
                <w:szCs w:val="20"/>
              </w:rPr>
              <w:t xml:space="preserve">Template config row overwritten in APP_CONFIG</w:t>
            </w:r>
          </w:p>
        </w:tc>
      </w:tr>
      <w:tr>
        <w:tc>
          <w:tcPr>
            <w:tcW w:type="dxa" w:w="2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6. Update component URL or assets</w:t>
            </w:r>
          </w:p>
        </w:tc>
        <w:tc>
          <w:tcPr>
            <w:tcW w:type="dxa" w:w="320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Component Registry Editor</w:t>
            </w:r>
          </w:p>
        </w:tc>
        <w:tc>
          <w:tcPr>
            <w:tcW w:type="dxa" w:w="3960"/>
            <w:tcBorders>
              <w:top w:val="single" w:color="CCCCCC" w:sz="22"/>
              <w:left w:val="single" w:color="CCCCCC" w:sz="22"/>
              <w:bottom w:val="single" w:color="CCCCCC" w:sz="22"/>
              <w:right w:val="single" w:color="CCCCCC" w:sz="22"/>
            </w:tcBorders>
            <w:shd w:fill="F1EFE8" w:val="clear"/>
            <w:tcMar>
              <w:top w:type="dxa" w:w="80"/>
              <w:left w:type="dxa" w:w="120"/>
              <w:bottom w:type="dxa" w:w="80"/>
              <w:right w:type="dxa" w:w="120"/>
            </w:tcMar>
            <w:vAlign w:val="top"/>
          </w:tcPr>
          <w:p>
            <w:r>
              <w:rPr>
                <w:rFonts w:ascii="Arial" w:cs="Arial" w:eastAsia="Arial" w:hAnsi="Arial"/>
                <w:sz w:val="20"/>
                <w:szCs w:val="20"/>
              </w:rPr>
              <w:t xml:space="preserve">Registry row updated. Next launch uses new URL/assets automatically.</w:t>
            </w:r>
          </w:p>
        </w:tc>
      </w:tr>
    </w:tbl>
    <w:p>
      <w:pPr>
        <w:rPr>
          <w:ins w:id="100" w:author="Claude" w:date="2026-03-14T00:00:00Z"/>
        </w:rPr>
      </w:pPr>
      <w:ins w:id="102" w:author="Claude" w:date="2026-03-14T00:00:00Z">
        <w:r>
          <w:br w:type="page"/>
        </w:r>
      </w:ins>
    </w:p>
    <w:p>
      <w:pPr>
        <w:pStyle w:val="Heading1"/>
        <w:rPr>
          <w:ins w:id="104" w:author="Claude" w:date="2026-03-14T00:00:00Z"/>
        </w:rPr>
      </w:pPr>
      <w:ins w:id="105" w:author="Claude" w:date="2026-03-14T00:00:00Z">
        <w:r>
          <w:t>18. Stern Implementation Patterns — Architecture Enhancements</w:t>
        </w:r>
      </w:ins>
    </w:p>
    <w:p>
      <w:pPr>
        <w:rPr>
          <w:ins w:id="106" w:author="Claude" w:date="2026-03-14T00:00:00Z"/>
        </w:rPr>
      </w:pPr>
      <w:ins w:id="107" w:author="Claude" w:date="2026-03-14T00:00:00Z">
        <w:r>
          <w:rPr>
            <w:rFonts w:ascii="Arial" w:cs="Arial" w:eastAsia="Arial" w:hAnsi="Arial"/>
            <w:sz w:val="22"/>
            <w:szCs w:val="22"/>
          </w:rPr>
          <w:t xml:space="preserve">This section documents enhancements to the MarketsUI architecture based on the Stern platform’s production implementation. The Stern codebase implements the configuration lifecycle described in this document and has identified patterns that strengthen several key areas. Each subsection describes a specific enhancement, its rationale, and the recommended change to the MarketsUI specification.</w:t>
        </w:r>
      </w:ins>
    </w:p>
    <w:p>
      <w:pPr>
        <w:pStyle w:val="Heading2"/>
        <w:rPr>
          <w:ins w:id="108" w:author="Claude" w:date="2026-03-14T00:00:00Z"/>
        </w:rPr>
      </w:pPr>
      <w:ins w:id="109" w:author="Claude" w:date="2026-03-14T00:00:00Z">
        <w:r>
          <w:t>18.1 URL-Based Instance ID Persistence</w:t>
        </w:r>
      </w:ins>
    </w:p>
    <w:p>
      <w:pPr>
        <w:rPr>
          <w:ins w:id="110" w:author="Claude" w:date="2026-03-14T00:00:00Z"/>
        </w:rPr>
      </w:pPr>
      <w:ins w:id="111" w:author="Claude" w:date="2026-03-14T00:00:00Z">
        <w:r>
          <w:rPr>
            <w:rFonts w:ascii="Arial" w:cs="Arial" w:eastAsia="Arial" w:hAnsi="Arial"/>
            <w:sz w:val="22"/>
            <w:szCs w:val="22"/>
          </w:rPr>
          <w:t xml:space="preserve">The MarketsUI specification (Phase 3, Step 23) passes component identity via customData only: { instanceId, templateId, componentType, componentSubType }. The Stern implementation embeds the instance ID in the view URL as a query parameter instead:</w:t>
        </w:r>
      </w:ins>
    </w:p>
    <w:p>
      <w:pPr>
        <w:pBdr>
          <w:left w:val="single" w:color="534AB7" w:sz="18" w:space="8"/>
        </w:pBdr>
        <w:spacing w:before="100" w:after="100"/>
        <w:ind w:left="360"/>
        <w:rPr>
          <w:ins w:id="112" w:author="Claude" w:date="2026-03-14T00:00:00Z"/>
        </w:rPr>
      </w:pPr>
      <w:ins w:id="113" w:author="Claude" w:date="2026-03-14T00:00:00Z">
        <w:r>
          <w:rPr>
            <w:rFonts w:ascii="Arial" w:cs="Arial" w:eastAsia="Arial" w:hAnsi="Arial"/>
            <w:i/>
            <w:iCs/>
            <w:sz w:val="22"/>
            <w:szCs w:val="22"/>
          </w:rPr>
          <w:t xml:space="preserve">Enhancement: Pass the instance configId as a URL query parameter (?id=configId) rather than relying solely on customData. The URL survives workspace save/restore automatically because OpenFin preserves view URLs verbatim in workspace snapshots. customData should carry metadata (caption, activeLayoutId, componentType) but the configId should be derivable from the URL alone.</w:t>
        </w:r>
      </w:ins>
    </w:p>
    <w:p>
      <w:pPr>
        <w:rPr>
          <w:ins w:id="114" w:author="Claude" w:date="2026-03-14T00:00:00Z"/>
        </w:rPr>
      </w:pPr>
      <w:ins w:id="115" w:author="Claude" w:date="2026-03-14T00:00:00Z">
        <w:r>
          <w:rPr>
            <w:rFonts w:ascii="Arial" w:cs="Arial" w:eastAsia="Arial" w:hAnsi="Arial"/>
            <w:b/>
            <w:bCs/>
            <w:sz w:val="22"/>
            <w:szCs w:val="22"/>
          </w:rPr>
          <w:t xml:space="preserve">The Stern pattern:</w:t>
        </w:r>
      </w:ins>
    </w:p>
    <w:p>
      <w:pPr>
        <w:rPr>
          <w:ins w:id="116" w:author="Claude" w:date="2026-03-14T00:00:00Z"/>
        </w:rPr>
      </w:pPr>
      <w:ins w:id="117" w:author="Claude" w:date="2026-03-14T00:00:00Z">
        <w:r>
          <w:rPr>
            <w:rFonts w:ascii="Arial" w:cs="Arial" w:eastAsia="Arial" w:hAnsi="Arial"/>
            <w:sz w:val="22"/>
            <w:szCs w:val="22"/>
          </w:rPr>
          <w:t xml:space="preserve">1. When launching a component, build the URL as: registration.url + “?id=” + encodeURIComponent(configId)</w:t>
        </w:r>
      </w:ins>
    </w:p>
    <w:p>
      <w:pPr>
        <w:rPr>
          <w:ins w:id="118" w:author="Claude" w:date="2026-03-14T00:00:00Z"/>
        </w:rPr>
      </w:pPr>
      <w:ins w:id="119" w:author="Claude" w:date="2026-03-14T00:00:00Z">
        <w:r>
          <w:rPr>
            <w:rFonts w:ascii="Arial" w:cs="Arial" w:eastAsia="Arial" w:hAnsi="Arial"/>
            <w:sz w:val="22"/>
            <w:szCs w:val="22"/>
          </w:rPr>
          <w:t xml:space="preserve">2. When a component mounts, extract the configId from the URL: new URLSearchParams(window.location.search).get(“id”)</w:t>
        </w:r>
      </w:ins>
    </w:p>
    <w:p>
      <w:pPr>
        <w:rPr>
          <w:ins w:id="120" w:author="Claude" w:date="2026-03-14T00:00:00Z"/>
        </w:rPr>
      </w:pPr>
      <w:ins w:id="121" w:author="Claude" w:date="2026-03-14T00:00:00Z">
        <w:r>
          <w:rPr>
            <w:rFonts w:ascii="Arial" w:cs="Arial" w:eastAsia="Arial" w:hAnsi="Arial"/>
            <w:sz w:val="22"/>
            <w:szCs w:val="22"/>
          </w:rPr>
          <w:t xml:space="preserve">3. If no id parameter is present (direct browser navigation), generate a new UUID as fallback</w:t>
        </w:r>
      </w:ins>
    </w:p>
    <w:p>
      <w:pPr>
        <w:rPr>
          <w:ins w:id="122" w:author="Claude" w:date="2026-03-14T00:00:00Z"/>
        </w:rPr>
      </w:pPr>
      <w:ins w:id="123" w:author="Claude" w:date="2026-03-14T00:00:00Z">
        <w:r>
          <w:rPr>
            <w:rFonts w:ascii="Arial" w:cs="Arial" w:eastAsia="Arial" w:hAnsi="Arial"/>
            <w:sz w:val="22"/>
            <w:szCs w:val="22"/>
          </w:rPr>
          <w:t xml:space="preserve">This is the same pattern used in AGV3 production systems. It eliminates the dependency on customData for identity resolution and makes the instance ID visible in developer tools, logs, and OpenFin process manager.</w:t>
        </w:r>
      </w:ins>
    </w:p>
    <w:p>
      <w:pPr>
        <w:pBdr>
          <w:left w:val="single" w:color="534AB7" w:sz="18" w:space="8"/>
        </w:pBdr>
        <w:spacing w:before="100" w:after="100"/>
        <w:ind w:left="360"/>
        <w:rPr>
          <w:ins w:id="124" w:author="Claude" w:date="2026-03-14T00:00:00Z"/>
        </w:rPr>
      </w:pPr>
      <w:ins w:id="125" w:author="Claude" w:date="2026-03-14T00:00:00Z">
        <w:r>
          <w:rPr>
            <w:rFonts w:ascii="Arial" w:cs="Arial" w:eastAsia="Arial" w:hAnsi="Arial"/>
            <w:i/>
            <w:iCs/>
            <w:sz w:val="22"/>
            <w:szCs w:val="22"/>
          </w:rPr>
          <w:t xml:space="preserve">RULE 19: The instance configId is always embedded in the view URL as the “id” query parameter. customData carries supplementary metadata (caption, activeLayoutId, componentType) but never serves as the sole source of component identity. The URL is the primary identity mechanism; customData is the secondary persistence layer.</w:t>
        </w:r>
      </w:ins>
    </w:p>
    <w:p>
      <w:pPr>
        <w:pStyle w:val="Heading2"/>
        <w:rPr>
          <w:ins w:id="126" w:author="Claude" w:date="2026-03-14T00:00:00Z"/>
        </w:rPr>
      </w:pPr>
      <w:ins w:id="127" w:author="Claude" w:date="2026-03-14T00:00:00Z">
        <w:r>
          <w:t>18.2 Config Lookup and Reuse on Launch</w:t>
        </w:r>
      </w:ins>
    </w:p>
    <w:p>
      <w:pPr>
        <w:rPr>
          <w:ins w:id="128" w:author="Claude" w:date="2026-03-14T00:00:00Z"/>
        </w:rPr>
      </w:pPr>
      <w:ins w:id="129" w:author="Claude" w:date="2026-03-14T00:00:00Z">
        <w:r>
          <w:rPr>
            <w:rFonts w:ascii="Arial" w:cs="Arial" w:eastAsia="Arial" w:hAnsi="Arial"/>
            <w:sz w:val="22"/>
            <w:szCs w:val="22"/>
          </w:rPr>
          <w:t xml:space="preserve">The MarketsUI specification (Phase 3, Step 26) always clones the base config on fresh launch: “framework clones base config from APP_CONFIG[templateId], writes new APP_CONFIG row under instanceId immediately.” The Stern implementation adds a config lookup step before cloning that checks whether a configuration already exists for the menu item + user combination.</w:t>
        </w:r>
      </w:ins>
    </w:p>
    <w:p>
      <w:pPr>
        <w:pBdr>
          <w:left w:val="single" w:color="534AB7" w:sz="18" w:space="8"/>
        </w:pBdr>
        <w:spacing w:before="100" w:after="100"/>
        <w:ind w:left="360"/>
        <w:rPr>
          <w:ins w:id="130" w:author="Claude" w:date="2026-03-14T00:00:00Z"/>
        </w:rPr>
      </w:pPr>
      <w:ins w:id="131" w:author="Claude" w:date="2026-03-14T00:00:00Z">
        <w:r>
          <w:rPr>
            <w:rFonts w:ascii="Arial" w:cs="Arial" w:eastAsia="Arial" w:hAnsi="Arial"/>
            <w:i/>
            <w:iCs/>
            <w:sz w:val="22"/>
            <w:szCs w:val="22"/>
          </w:rPr>
          <w:t xml:space="preserve">Enhancement: Before cloning a base config, the launch flow should query APP_CONFIG for an existing instance config matching the menuItemId and userId. If found, reuse it. If not found, create a new one. This “reuse existing config” pattern means clicking the same dock menu item reopens the same blotter with its saved column state, filters, and layout — rather than creating a fresh instance every time.</w:t>
        </w:r>
      </w:ins>
    </w:p>
    <w:p>
      <w:pPr>
        <w:rPr>
          <w:ins w:id="132" w:author="Claude" w:date="2026-03-14T00:00:00Z"/>
        </w:rPr>
      </w:pPr>
      <w:ins w:id="133" w:author="Claude" w:date="2026-03-14T00:00:00Z">
        <w:r>
          <w:rPr>
            <w:rFonts w:ascii="Arial" w:cs="Arial" w:eastAsia="Arial" w:hAnsi="Arial"/>
            <w:b/>
            <w:bCs/>
            <w:sz w:val="22"/>
            <w:szCs w:val="22"/>
          </w:rPr>
          <w:t xml:space="preserve">The Stern implementation achieves this through a dependency-inverted callback:</w:t>
        </w:r>
      </w:ins>
    </w:p>
    <w:p>
      <w:pPr>
        <w:rPr>
          <w:ins w:id="134" w:author="Claude" w:date="2026-03-14T00:00:00Z"/>
        </w:rPr>
      </w:pPr>
      <w:ins w:id="135" w:author="Claude" w:date="2026-03-14T00:00:00Z">
        <w:r>
          <w:rPr>
            <w:rFonts w:ascii="Arial" w:cs="Arial" w:eastAsia="Arial" w:hAnsi="Arial"/>
            <w:sz w:val="22"/>
            <w:szCs w:val="22"/>
          </w:rPr>
          <w:t xml:space="preserve">The openfin-platform package defines a ConfigLookupCallback type that accepts (menuItemId, caption) and returns { configId, isExisting }. The client registers this callback during platform initialization, connecting the dock launcher to the application’s configuration service without creating a package dependency from openfin-platform to the client code.</w:t>
        </w:r>
      </w:ins>
    </w:p>
    <w:p>
      <w:pPr>
        <w:rPr>
          <w:ins w:id="136" w:author="Claude" w:date="2026-03-14T00:00:00Z"/>
        </w:rPr>
      </w:pPr>
      <w:ins w:id="137" w:author="Claude" w:date="2026-03-14T00:00:00Z">
        <w:r>
          <w:rPr>
            <w:rFonts w:ascii="Arial" w:cs="Arial" w:eastAsia="Arial" w:hAnsi="Arial"/>
            <w:sz w:val="22"/>
            <w:szCs w:val="22"/>
          </w:rPr>
          <w:t xml:space="preserve">This pattern affects the launch sequence as follows: Step 22 should first call configLookupCallback(menuItemId, caption). If isExisting=true, use the returned configId and skip the clone step. If isExisting=false (or no callback registered), proceed with the existing clone-from-base-config flow.</w:t>
        </w:r>
      </w:ins>
    </w:p>
    <w:p>
      <w:pPr>
        <w:pStyle w:val="Heading2"/>
        <w:rPr>
          <w:ins w:id="138" w:author="Claude" w:date="2026-03-14T00:00:00Z"/>
        </w:rPr>
      </w:pPr>
      <w:ins w:id="139" w:author="Claude" w:date="2026-03-14T00:00:00Z">
        <w:r>
          <w:t>18.3 Deferred Persistence with Layout Cache</w:t>
        </w:r>
      </w:ins>
    </w:p>
    <w:p>
      <w:pPr>
        <w:rPr>
          <w:ins w:id="140" w:author="Claude" w:date="2026-03-14T00:00:00Z"/>
        </w:rPr>
      </w:pPr>
      <w:ins w:id="141" w:author="Claude" w:date="2026-03-14T00:00:00Z">
        <w:r>
          <w:rPr>
            <w:rFonts w:ascii="Arial" w:cs="Arial" w:eastAsia="Arial" w:hAnsi="Arial"/>
            <w:sz w:val="22"/>
            <w:szCs w:val="22"/>
          </w:rPr>
          <w:t xml:space="preserve">The MarketsUI specification (Phase 3, Rule 5) states: “On fresh launch the instance config row is written to APP_CONFIG immediately when the component mounts.” This immediate-write approach has an important advantage: if the platform crashes or loses power after mount but before workspace save, the instance config survives. However, it creates orphan rows in APP_CONFIG when a user launches a component and closes without saving. The Stern implementation introduces a complementary pattern that addresses this for sub-component state (layouts, column state) while preserving the immediate-write guarantee for top-level instance configs.</w:t>
        </w:r>
      </w:ins>
    </w:p>
    <w:p>
      <w:pPr>
        <w:pBdr>
          <w:left w:val="single" w:color="534AB7" w:sz="18" w:space="8"/>
        </w:pBdr>
        <w:spacing w:before="100" w:after="100"/>
        <w:ind w:left="360"/>
        <w:rPr>
          <w:ins w:id="142" w:author="Claude" w:date="2026-03-14T00:00:00Z"/>
        </w:rPr>
      </w:pPr>
      <w:ins w:id="143" w:author="Claude" w:date="2026-03-14T00:00:00Z">
        <w:r>
          <w:rPr>
            <w:rFonts w:ascii="Arial" w:cs="Arial" w:eastAsia="Arial" w:hAnsi="Arial"/>
            <w:i/>
            <w:iCs/>
            <w:sz w:val="22"/>
            <w:szCs w:val="22"/>
          </w:rPr>
          <w:t xml:space="preserve">Enhancement: Introduce a LayoutCache service for sub-component state (layouts, column configurations, filter models) that holds pending operations in memory and flushes them to APP_CONFIG only on workspace save, via before-save callbacks. This is a complementary pattern — not a replacement for Rule 5. The top-level instance config should still be written to APP_CONFIG immediately on mount (preserving crash safety). The LayoutCache applies only to child configurations (componentType=“simple-blotter-layout” linked via parentId) that change frequently and are inexpensive to recreate. A periodic cleanup job should garbage-collect orphaned top-level instance configs not referenced by any workspace.</w:t>
        </w:r>
      </w:ins>
    </w:p>
    <w:p>
      <w:pPr>
        <w:rPr>
          <w:ins w:id="144" w:author="Claude" w:date="2026-03-14T00:00:00Z"/>
        </w:rPr>
      </w:pPr>
      <w:ins w:id="145" w:author="Claude" w:date="2026-03-14T00:00:00Z">
        <w:r>
          <w:rPr>
            <w:rFonts w:ascii="Arial" w:cs="Arial" w:eastAsia="Arial" w:hAnsi="Arial"/>
            <w:b/>
            <w:bCs/>
            <w:sz w:val="22"/>
            <w:szCs w:val="22"/>
          </w:rPr>
          <w:t xml:space="preserve">The Stern LayoutCache implements three operations:</w:t>
        </w:r>
      </w:ins>
    </w:p>
    <w:p>
      <w:pPr>
        <w:rPr>
          <w:ins w:id="146" w:author="Claude" w:date="2026-03-14T00:00:00Z"/>
        </w:rPr>
      </w:pPr>
      <w:ins w:id="147" w:author="Claude" w:date="2026-03-14T00:00:00Z">
        <w:r>
          <w:rPr>
            <w:rFonts w:ascii="Arial" w:cs="Arial" w:eastAsia="Arial" w:hAnsi="Arial"/>
            <w:sz w:val="22"/>
            <w:szCs w:val="22"/>
          </w:rPr>
          <w:t xml:space="preserve">savePending(layout): stores a layout create or update in memory. Cancels any pending deletion for the same ID.</w:t>
        </w:r>
      </w:ins>
    </w:p>
    <w:p>
      <w:pPr>
        <w:rPr>
          <w:ins w:id="148" w:author="Claude" w:date="2026-03-14T00:00:00Z"/>
        </w:rPr>
      </w:pPr>
      <w:ins w:id="149" w:author="Claude" w:date="2026-03-14T00:00:00Z">
        <w:r>
          <w:rPr>
            <w:rFonts w:ascii="Arial" w:cs="Arial" w:eastAsia="Arial" w:hAnsi="Arial"/>
            <w:sz w:val="22"/>
            <w:szCs w:val="22"/>
          </w:rPr>
          <w:t xml:space="preserve">markForDeletion(layoutId): marks a layout for deletion. Cancels any pending save for the same ID.</w:t>
        </w:r>
      </w:ins>
    </w:p>
    <w:p>
      <w:pPr>
        <w:rPr>
          <w:ins w:id="150" w:author="Claude" w:date="2026-03-14T00:00:00Z"/>
        </w:rPr>
      </w:pPr>
      <w:ins w:id="151" w:author="Claude" w:date="2026-03-14T00:00:00Z">
        <w:r>
          <w:rPr>
            <w:rFonts w:ascii="Arial" w:cs="Arial" w:eastAsia="Arial" w:hAnsi="Arial"/>
            <w:sz w:val="22"/>
            <w:szCs w:val="22"/>
          </w:rPr>
          <w:t xml:space="preserve">persistAll(): flushes all pending operations to the database. Processes deletions first, then creates/updates, then clears the cache. Returns counts and error details.</w:t>
        </w:r>
      </w:ins>
    </w:p>
    <w:p>
      <w:pPr>
        <w:rPr>
          <w:ins w:id="152" w:author="Claude" w:date="2026-03-14T00:00:00Z"/>
        </w:rPr>
      </w:pPr>
      <w:ins w:id="153" w:author="Claude" w:date="2026-03-14T00:00:00Z">
        <w:r>
          <w:rPr>
            <w:rFonts w:ascii="Arial" w:cs="Arial" w:eastAsia="Arial" w:hAnsi="Arial"/>
            <w:sz w:val="22"/>
            <w:szCs w:val="22"/>
          </w:rPr>
          <w:t xml:space="preserve">Rule 5 is unchanged for top-level instance configs — they are still written immediately on mount. The LayoutCache applies as a complementary pattern for child layout configs only. The two-tier approach gives crash safety for the component’s existence (immediate write) while preventing orphaned layout rows (deferred write). The before-save callback mechanism in the WorkspaceStorageProvider makes the deferred tier transparent to the rest of the framework.</w:t>
        </w:r>
      </w:ins>
    </w:p>
    <w:p>
      <w:pPr>
        <w:pBdr>
          <w:left w:val="single" w:color="534AB7" w:sz="18" w:space="8"/>
        </w:pBdr>
        <w:spacing w:before="100" w:after="100"/>
        <w:ind w:left="360"/>
        <w:rPr>
          <w:ins w:id="154" w:author="Claude" w:date="2026-03-14T00:00:00Z"/>
        </w:rPr>
      </w:pPr>
      <w:ins w:id="155" w:author="Claude" w:date="2026-03-14T00:00:00Z">
        <w:r>
          <w:rPr>
            <w:rFonts w:ascii="Arial" w:cs="Arial" w:eastAsia="Arial" w:hAnsi="Arial"/>
            <w:i/>
            <w:iCs/>
            <w:sz w:val="22"/>
            <w:szCs w:val="22"/>
          </w:rPr>
          <w:t xml:space="preserve">RULE 5 (UNCHANGED + COMPLEMENTARY): The top-level instance config row is still written to APP_CONFIG immediately on mount (crash-safe). Sub-component state (layouts, column configs linked via parentId) uses the LayoutCache: held in memory on mount, written to APP_CONFIG only on workspace save via before-save callbacks. If the user closes without saving, pending layout configs are discarded — no orphaned child rows. A periodic garbage-collection mechanism should clean up orphaned top-level instance configs not referenced by any workspace’s instances array.</w:t>
        </w:r>
      </w:ins>
    </w:p>
    <w:p>
      <w:pPr>
        <w:pStyle w:val="Heading2"/>
        <w:rPr>
          <w:ins w:id="156" w:author="Claude" w:date="2026-03-14T00:00:00Z"/>
        </w:rPr>
      </w:pPr>
      <w:ins w:id="157" w:author="Claude" w:date="2026-03-14T00:00:00Z">
        <w:r>
          <w:t>18.4 WorkspaceStorageProvider Before-Save Callbacks</w:t>
        </w:r>
      </w:ins>
    </w:p>
    <w:p>
      <w:pPr>
        <w:rPr>
          <w:ins w:id="158" w:author="Claude" w:date="2026-03-14T00:00:00Z"/>
        </w:rPr>
      </w:pPr>
      <w:ins w:id="159" w:author="Claude" w:date="2026-03-14T00:00:00Z">
        <w:r>
          <w:rPr>
            <w:rFonts w:ascii="Arial" w:cs="Arial" w:eastAsia="Arial" w:hAnsi="Arial"/>
            <w:sz w:val="22"/>
            <w:szCs w:val="22"/>
          </w:rPr>
          <w:t xml:space="preserve">The MarketsUI specification (Section 7) describes the WorkspacePlatformOverrideCallback for storage but does not define an extensibility mechanism for pre-save operations. The Stern implementation adds an onBeforeWorkspaceSave callback array to the WorkspaceStorageProvider configuration.</w:t>
        </w:r>
      </w:ins>
    </w:p>
    <w:p>
      <w:pPr>
        <w:pBdr>
          <w:left w:val="single" w:color="534AB7" w:sz="18" w:space="8"/>
        </w:pBdr>
        <w:spacing w:before="100" w:after="100"/>
        <w:ind w:left="360"/>
        <w:rPr>
          <w:ins w:id="160" w:author="Claude" w:date="2026-03-14T00:00:00Z"/>
        </w:rPr>
      </w:pPr>
      <w:ins w:id="161" w:author="Claude" w:date="2026-03-14T00:00:00Z">
        <w:r>
          <w:rPr>
            <w:rFonts w:ascii="Arial" w:cs="Arial" w:eastAsia="Arial" w:hAnsi="Arial"/>
            <w:i/>
            <w:iCs/>
            <w:sz w:val="22"/>
            <w:szCs w:val="22"/>
          </w:rPr>
          <w:t xml:space="preserve">Enhancement: The WorkspaceStorageProvider should accept an array of async callback functions that execute before any workspace save (create or update). These callbacks run after the OpenFin snapshot is captured but before the data is written to storage. Callbacks that fail should log errors but not block the save operation.</w:t>
        </w:r>
      </w:ins>
    </w:p>
    <w:p>
      <w:pPr>
        <w:rPr>
          <w:ins w:id="162" w:author="Claude" w:date="2026-03-14T00:00:00Z"/>
        </w:rPr>
      </w:pPr>
      <w:ins w:id="163" w:author="Claude" w:date="2026-03-14T00:00:00Z">
        <w:r>
          <w:rPr>
            <w:rFonts w:ascii="Arial" w:cs="Arial" w:eastAsia="Arial" w:hAnsi="Arial"/>
            <w:sz w:val="22"/>
            <w:szCs w:val="22"/>
          </w:rPr>
          <w:t xml:space="preserve">This is the mechanism that connects the LayoutCache (Section 18.3) to workspace persistence. The platform registers layoutCache.persistAll() as a before-save callback during initialization. Additional callbacks can be registered for other deferred operations such as AppData synchronization or view state serialization.</w:t>
        </w:r>
      </w:ins>
    </w:p>
    <w:p>
      <w:pPr>
        <w:pStyle w:val="Heading2"/>
        <w:rPr>
          <w:ins w:id="164" w:author="Claude" w:date="2026-03-14T00:00:00Z"/>
        </w:rPr>
      </w:pPr>
      <w:ins w:id="165" w:author="Claude" w:date="2026-03-14T00:00:00Z">
        <w:r>
          <w:t>18.5 IndexedDB-First Dual Storage Strategy</w:t>
        </w:r>
      </w:ins>
    </w:p>
    <w:p>
      <w:pPr>
        <w:rPr>
          <w:ins w:id="166" w:author="Claude" w:date="2026-03-14T00:00:00Z"/>
        </w:rPr>
      </w:pPr>
      <w:ins w:id="167" w:author="Claude" w:date="2026-03-14T00:00:00Z">
        <w:r>
          <w:rPr>
            <w:rFonts w:ascii="Arial" w:cs="Arial" w:eastAsia="Arial" w:hAnsi="Arial"/>
            <w:sz w:val="22"/>
            <w:szCs w:val="22"/>
          </w:rPr>
          <w:t xml:space="preserve">The MarketsUI specification (Section 7) describes a “remote first, localStorage fallback” read strategy for getSavedWorkspace. The Stern implementation uses the opposite order: IndexedDB first, REST API as fallback. Both approaches have valid trade-offs. The correct choice depends on the deployment context, and the platform should support both via configuration.</w:t>
        </w:r>
      </w:ins>
    </w:p>
    <w:p>
      <w:pPr>
        <w:pBdr>
          <w:left w:val="single" w:color="534AB7" w:sz="18" w:space="8"/>
        </w:pBdr>
        <w:spacing w:before="100" w:after="100"/>
        <w:ind w:left="360"/>
        <w:rPr>
          <w:ins w:id="168" w:author="Claude" w:date="2026-03-14T00:00:00Z"/>
        </w:rPr>
      </w:pPr>
      <w:ins w:id="169" w:author="Claude" w:date="2026-03-14T00:00:00Z">
        <w:r>
          <w:rPr>
            <w:rFonts w:ascii="Arial" w:cs="Arial" w:eastAsia="Arial" w:hAnsi="Arial"/>
            <w:i/>
            <w:iCs/>
            <w:sz w:val="22"/>
            <w:szCs w:val="22"/>
          </w:rPr>
          <w:t xml:space="preserve">Enhancement: The read strategy should be configurable per deployment. Remote-first reads (MarketsUI default) are correct when cross-device workspace sharing is a core use case — the server has the most current version because another machine may have saved a more recent copy. Local-first reads (Stern pattern) are correct for single-device deployments where speed and offline resilience matter more. For writes, always write to IndexedDB/localStorage first (synchronous, required for OpenFin), then write to the REST API asynchronously. If the API write fails, do not throw — the IndexedDB write succeeded and the workspace is usable. Failed API writes should be queued in PENDING_SYNC (preserving the MarketsUI offline queue design) rather than silently dropped.</w:t>
        </w:r>
      </w:ins>
    </w:p>
    <w:p>
      <w:pPr>
        <w:rPr>
          <w:ins w:id="170" w:author="Claude" w:date="2026-03-14T00:00:00Z"/>
        </w:rPr>
      </w:pPr>
      <w:ins w:id="171" w:author="Claude" w:date="2026-03-14T00:00:00Z">
        <w:r>
          <w:rPr>
            <w:rFonts w:ascii="Arial" w:cs="Arial" w:eastAsia="Arial" w:hAnsi="Arial"/>
            <w:b/>
            <w:bCs/>
            <w:sz w:val="22"/>
            <w:szCs w:val="22"/>
          </w:rPr>
          <w:t xml:space="preserve">This changes the storage override table from Section 7:</w:t>
        </w:r>
      </w:ins>
    </w:p>
    <w:p>
      <w:pPr>
        <w:rPr>
          <w:ins w:id="172" w:author="Claude" w:date="2026-03-14T00:00:00Z"/>
        </w:rPr>
      </w:pPr>
      <w:ins w:id="173" w:author="Claude" w:date="2026-03-14T00:00:00Z">
        <w:r>
          <w:rPr>
            <w:rFonts w:ascii="Arial" w:cs="Arial" w:eastAsia="Arial" w:hAnsi="Arial"/>
            <w:sz w:val="22"/>
            <w:szCs w:val="22"/>
          </w:rPr>
          <w:t xml:space="preserve">getSavedWorkspace(id): Configurable — remote-first for multi-device deployments (default), local-first for single-device. Both fall back to the other source if the primary returns nothing.</w:t>
        </w:r>
      </w:ins>
    </w:p>
    <w:p>
      <w:pPr>
        <w:rPr>
          <w:ins w:id="174" w:author="Claude" w:date="2026-03-14T00:00:00Z"/>
        </w:rPr>
      </w:pPr>
      <w:ins w:id="175" w:author="Claude" w:date="2026-03-14T00:00:00Z">
        <w:r>
          <w:rPr>
            <w:rFonts w:ascii="Arial" w:cs="Arial" w:eastAsia="Arial" w:hAnsi="Arial"/>
            <w:sz w:val="22"/>
            <w:szCs w:val="22"/>
          </w:rPr>
          <w:t xml:space="preserve">createSavedWorkspace(req): Before-save callbacks → IndexedDB/localStorage sync → REST API async via PENDING_SYNC queue</w:t>
        </w:r>
      </w:ins>
    </w:p>
    <w:p>
      <w:pPr>
        <w:rPr>
          <w:ins w:id="176" w:author="Claude" w:date="2026-03-14T00:00:00Z"/>
        </w:rPr>
      </w:pPr>
      <w:ins w:id="177" w:author="Claude" w:date="2026-03-14T00:00:00Z">
        <w:r>
          <w:rPr>
            <w:rFonts w:ascii="Arial" w:cs="Arial" w:eastAsia="Arial" w:hAnsi="Arial"/>
            <w:sz w:val="22"/>
            <w:szCs w:val="22"/>
          </w:rPr>
          <w:t xml:space="preserve">updateSavedWorkspace(req): Before-save callbacks → IndexedDB/localStorage sync (create-if-missing) → REST API async via PENDING_SYNC queue</w:t>
        </w:r>
      </w:ins>
    </w:p>
    <w:p>
      <w:pPr>
        <w:rPr>
          <w:ins w:id="178" w:author="Claude" w:date="2026-03-14T00:00:00Z"/>
        </w:rPr>
      </w:pPr>
      <w:ins w:id="179" w:author="Claude" w:date="2026-03-14T00:00:00Z">
        <w:r>
          <w:rPr>
            <w:rFonts w:ascii="Arial" w:cs="Arial" w:eastAsia="Arial" w:hAnsi="Arial"/>
            <w:sz w:val="22"/>
            <w:szCs w:val="22"/>
          </w:rPr>
          <w:t xml:space="preserve">The key insight from the Stern implementation is the write-order guarantee: local storage must always be written first (synchronously) because OpenFin depends on it. The API write is secondary and should never block the user. The MarketsUI PENDING_SYNC queue (Rule 6) should handle failed API writes rather than silently dropping them as the Stern implementation currently does.</w:t>
        </w:r>
      </w:ins>
    </w:p>
    <w:p>
      <w:pPr>
        <w:pStyle w:val="Heading2"/>
        <w:rPr>
          <w:ins w:id="180" w:author="Claude" w:date="2026-03-14T00:00:00Z"/>
        </w:rPr>
      </w:pPr>
      <w:ins w:id="181" w:author="Claude" w:date="2026-03-14T00:00:00Z">
        <w:r>
          <w:t>18.6 View Caption Persistence</w:t>
        </w:r>
      </w:ins>
    </w:p>
    <w:p>
      <w:pPr>
        <w:rPr>
          <w:ins w:id="182" w:author="Claude" w:date="2026-03-14T00:00:00Z"/>
        </w:rPr>
      </w:pPr>
      <w:ins w:id="183" w:author="Claude" w:date="2026-03-14T00:00:00Z">
        <w:r>
          <w:rPr>
            <w:rFonts w:ascii="Arial" w:cs="Arial" w:eastAsia="Arial" w:hAnsi="Arial"/>
            <w:sz w:val="22"/>
            <w:szCs w:val="22"/>
          </w:rPr>
          <w:t xml:space="preserve">The MarketsUI specification does not address how view tab captions are managed. In OpenFin, the only way to change a view’s tab caption is by setting document.title within the view’s content. The Stern implementation documents this pattern and persists captions through workspace save/restore.</w:t>
        </w:r>
      </w:ins>
    </w:p>
    <w:p>
      <w:pPr>
        <w:pBdr>
          <w:left w:val="single" w:color="534AB7" w:sz="18" w:space="8"/>
        </w:pBdr>
        <w:spacing w:before="100" w:after="100"/>
        <w:ind w:left="360"/>
        <w:rPr>
          <w:ins w:id="184" w:author="Claude" w:date="2026-03-14T00:00:00Z"/>
        </w:rPr>
      </w:pPr>
      <w:ins w:id="185" w:author="Claude" w:date="2026-03-14T00:00:00Z">
        <w:r>
          <w:rPr>
            <w:rFonts w:ascii="Arial" w:cs="Arial" w:eastAsia="Arial" w:hAnsi="Arial"/>
            <w:i/>
            <w:iCs/>
            <w:sz w:val="22"/>
            <w:szCs w:val="22"/>
          </w:rPr>
          <w:t xml:space="preserve">Enhancement: Components should update their tab caption via view.executeJavaScript(‘document.title = “caption”’) and simultaneously persist the caption to customData.caption. On workspace restore, the component reads customData.caption and restores document.title. This ensures captions survive workspace save/restore cycles. The view.name property and view options do not control the tab caption — only document.title does.</w:t>
        </w:r>
      </w:ins>
    </w:p>
    <w:p>
      <w:pPr>
        <w:pStyle w:val="Heading2"/>
        <w:rPr>
          <w:ins w:id="186" w:author="Claude" w:date="2026-03-14T00:00:00Z"/>
        </w:rPr>
      </w:pPr>
      <w:ins w:id="187" w:author="Claude" w:date="2026-03-14T00:00:00Z">
        <w:r>
          <w:t>18.7 Standardised View customData Structure</w:t>
        </w:r>
      </w:ins>
    </w:p>
    <w:p>
      <w:pPr>
        <w:rPr>
          <w:ins w:id="188" w:author="Claude" w:date="2026-03-14T00:00:00Z"/>
        </w:rPr>
      </w:pPr>
      <w:ins w:id="189" w:author="Claude" w:date="2026-03-14T00:00:00Z">
        <w:r>
          <w:rPr>
            <w:rFonts w:ascii="Arial" w:cs="Arial" w:eastAsia="Arial" w:hAnsi="Arial"/>
            <w:sz w:val="22"/>
            <w:szCs w:val="22"/>
          </w:rPr>
          <w:t xml:space="preserve">The MarketsUI specification (Rule 4) states that customData carries “identity only — instanceId, templateId, componentType, componentSubType.” The Stern implementation extends this with additional fields that are necessary for workspace restore fidelity:</w:t>
        </w:r>
      </w:ins>
    </w:p>
    <w:p>
      <w:pPr>
        <w:pBdr>
          <w:left w:val="single" w:color="534AB7" w:sz="18" w:space="8"/>
        </w:pBdr>
        <w:spacing w:before="100" w:after="100"/>
        <w:ind w:left="360"/>
        <w:rPr>
          <w:ins w:id="190" w:author="Claude" w:date="2026-03-14T00:00:00Z"/>
        </w:rPr>
      </w:pPr>
      <w:ins w:id="191" w:author="Claude" w:date="2026-03-14T00:00:00Z">
        <w:r>
          <w:rPr>
            <w:rFonts w:ascii="Arial" w:cs="Arial" w:eastAsia="Arial" w:hAnsi="Arial"/>
            <w:i/>
            <w:iCs/>
            <w:sz w:val="22"/>
            <w:szCs w:val="22"/>
          </w:rPr>
          <w:t xml:space="preserve">Enhancement: Define a standardised ViewCustomData interface that includes: menuItemId (the dock menu item that launched this view), caption (tab display text), componentType, blotterConfigId (the configuration ID, usually same as menuItemId for dock-launched views), activeLayoutId (the currently selected layout within the component), userId, and sourceViewId (set when a view is duplicated from another view). All fields except menuItemId, caption, and componentType are optional.</w:t>
        </w:r>
      </w:ins>
    </w:p>
    <w:p>
      <w:pPr>
        <w:rPr>
          <w:ins w:id="192" w:author="Claude" w:date="2026-03-14T00:00:00Z"/>
        </w:rPr>
      </w:pPr>
      <w:ins w:id="193" w:author="Claude" w:date="2026-03-14T00:00:00Z">
        <w:r>
          <w:rPr>
            <w:rFonts w:ascii="Arial" w:cs="Arial" w:eastAsia="Arial" w:hAnsi="Arial"/>
            <w:sz w:val="22"/>
            <w:szCs w:val="22"/>
          </w:rPr>
          <w:t xml:space="preserve">The activeLayoutId field is particularly important: it records which of potentially many saved layouts the user was viewing when the workspace was saved. Without it, workspace restore would always revert to the default layout even if the user had selected a different one.</w:t>
        </w:r>
      </w:ins>
    </w:p>
    <w:p>
      <w:pPr>
        <w:pStyle w:val="Heading2"/>
        <w:rPr>
          <w:ins w:id="194" w:author="Claude" w:date="2026-03-14T00:00:00Z"/>
        </w:rPr>
      </w:pPr>
      <w:ins w:id="195" w:author="Claude" w:date="2026-03-14T00:00:00Z">
        <w:r>
          <w:t>18.8 Dock Menu as Singleton UnifiedConfig Row</w:t>
        </w:r>
      </w:ins>
    </w:p>
    <w:p>
      <w:pPr>
        <w:rPr>
          <w:ins w:id="196" w:author="Claude" w:date="2026-03-14T00:00:00Z"/>
        </w:rPr>
      </w:pPr>
      <w:ins w:id="197" w:author="Claude" w:date="2026-03-14T00:00:00Z">
        <w:r>
          <w:rPr>
            <w:rFonts w:ascii="Arial" w:cs="Arial" w:eastAsia="Arial" w:hAnsi="Arial"/>
            <w:sz w:val="22"/>
            <w:szCs w:val="22"/>
          </w:rPr>
          <w:t xml:space="preserve">The MarketsUI specification stores the dock menu tree as a DOCK_MENU_TREE row in APP_CONFIG. The Stern implementation stores it as a standard UnifiedConfig with componentType=“dock” and componentSubType=“dock-applications-menu-items”, making it a singleton per userId.</w:t>
        </w:r>
      </w:ins>
    </w:p>
    <w:p>
      <w:pPr>
        <w:rPr>
          <w:ins w:id="198" w:author="Claude" w:date="2026-03-14T00:00:00Z"/>
        </w:rPr>
      </w:pPr>
      <w:ins w:id="199" w:author="Claude" w:date="2026-03-14T00:00:00Z">
        <w:r>
          <w:rPr>
            <w:rFonts w:ascii="Arial" w:cs="Arial" w:eastAsia="Arial" w:hAnsi="Arial"/>
            <w:sz w:val="22"/>
            <w:szCs w:val="22"/>
          </w:rPr>
          <w:t xml:space="preserve">This means the dock config benefits from the same CRUD API, versioning (ConfigVersion[]), soft delete, and audit trail as every other configuration in the system. The DockConfigEditor reads and writes it using the same configurationService used by all other components.</w:t>
        </w:r>
      </w:ins>
    </w:p>
    <w:p>
      <w:pPr>
        <w:pBdr>
          <w:left w:val="single" w:color="534AB7" w:sz="18" w:space="8"/>
        </w:pBdr>
        <w:spacing w:before="100" w:after="100"/>
        <w:ind w:left="360"/>
        <w:rPr>
          <w:ins w:id="200" w:author="Claude" w:date="2026-03-14T00:00:00Z"/>
        </w:rPr>
      </w:pPr>
      <w:ins w:id="201" w:author="Claude" w:date="2026-03-14T00:00:00Z">
        <w:r>
          <w:rPr>
            <w:rFonts w:ascii="Arial" w:cs="Arial" w:eastAsia="Arial" w:hAnsi="Arial"/>
            <w:i/>
            <w:iCs/>
            <w:sz w:val="22"/>
            <w:szCs w:val="22"/>
          </w:rPr>
          <w:t xml:space="preserve">Enhancement: The DOCK_MENU_TREE should be stored as a standard UnifiedConfig row with componentType=“dock” and componentSubType=“dock-applications-menu-items”. Each DockMenuItem in the config.menuItems array should include: id, caption, url, openMode (“window” or “view”), icon, order, children (for nested submenus), and windowOptions/viewOptions for launch parameters. The buildApplicationsButton function in the dock module recursively converts this tree into OpenFin DropdownButton options at registration time.</w:t>
        </w:r>
      </w:ins>
    </w:p>
    <w:p>
      <w:pPr>
        <w:pStyle w:val="Heading2"/>
        <w:rPr>
          <w:ins w:id="202" w:author="Claude" w:date="2026-03-14T00:00:00Z"/>
        </w:rPr>
      </w:pPr>
      <w:ins w:id="203" w:author="Claude" w:date="2026-03-14T00:00:00Z">
        <w:r>
          <w:t>18.9 Theme Toggle via JavaScript Injection</w:t>
        </w:r>
      </w:ins>
    </w:p>
    <w:p>
      <w:pPr>
        <w:rPr>
          <w:ins w:id="204" w:author="Claude" w:date="2026-03-14T00:00:00Z"/>
        </w:rPr>
      </w:pPr>
      <w:ins w:id="205" w:author="Claude" w:date="2026-03-14T00:00:00Z">
        <w:r>
          <w:rPr>
            <w:rFonts w:ascii="Arial" w:cs="Arial" w:eastAsia="Arial" w:hAnsi="Arial"/>
            <w:sz w:val="22"/>
            <w:szCs w:val="22"/>
          </w:rPr>
          <w:t xml:space="preserve">The MarketsUI specification does not define a theme synchronization mechanism across windows. The Stern implementation uses a two-phase approach: first, inject JavaScript directly into all open windows and views to update CSS classes instantly (following the AGV3 theming pattern), then broadcast an IAB event for React state synchronization.</w:t>
        </w:r>
      </w:ins>
    </w:p>
    <w:p>
      <w:pPr>
        <w:rPr>
          <w:ins w:id="206" w:author="Claude" w:date="2026-03-14T00:00:00Z"/>
        </w:rPr>
      </w:pPr>
      <w:ins w:id="207" w:author="Claude" w:date="2026-03-14T00:00:00Z">
        <w:r>
          <w:rPr>
            <w:rFonts w:ascii="Arial" w:cs="Arial" w:eastAsia="Arial" w:hAnsi="Arial"/>
            <w:sz w:val="22"/>
            <w:szCs w:val="22"/>
          </w:rPr>
          <w:t xml:space="preserve">This is significantly faster than IAB-only approaches because the DOM update is synchronous and does not wait for React re-renders. The IAB broadcast happens asynchronously afterwards to update any React state that depends on the theme value.</w:t>
        </w:r>
      </w:ins>
    </w:p>
    <w:p>
      <w:pPr>
        <w:pStyle w:val="Heading2"/>
        <w:rPr>
          <w:ins w:id="208" w:author="Claude" w:date="2026-03-14T00:00:00Z"/>
        </w:rPr>
      </w:pPr>
      <w:ins w:id="209" w:author="Claude" w:date="2026-03-14T00:00:00Z">
        <w:r>
          <w:t>18.10 Summary of Changes to Existing Rules</w:t>
        </w:r>
      </w:ins>
    </w:p>
    <w:p>
      <w:pPr>
        <w:rPr>
          <w:ins w:id="210" w:author="Claude" w:date="2026-03-14T00:00:00Z"/>
        </w:rPr>
      </w:pPr>
      <w:ins w:id="211" w:author="Claude" w:date="2026-03-14T00:00:00Z">
        <w:r>
          <w:rPr>
            <w:rFonts w:ascii="Arial" w:cs="Arial" w:eastAsia="Arial" w:hAnsi="Arial"/>
            <w:sz w:val="22"/>
            <w:szCs w:val="22"/>
          </w:rPr>
          <w:t xml:space="preserve">Rule 4 (EXTENDED): customData carries identity and view state: instanceId/configId, templateId, componentType, componentSubType, caption, activeLayoutId, menuItemId. The configId is also embedded in the view URL as the primary identity source.</w:t>
        </w:r>
      </w:ins>
    </w:p>
    <w:p>
      <w:pPr>
        <w:rPr>
          <w:ins w:id="212" w:author="Claude" w:date="2026-03-14T00:00:00Z"/>
        </w:rPr>
      </w:pPr>
      <w:ins w:id="213" w:author="Claude" w:date="2026-03-14T00:00:00Z">
        <w:r>
          <w:rPr>
            <w:rFonts w:ascii="Arial" w:cs="Arial" w:eastAsia="Arial" w:hAnsi="Arial"/>
            <w:sz w:val="22"/>
            <w:szCs w:val="22"/>
          </w:rPr>
          <w:t xml:space="preserve">Rule 5 (UNCHANGED + COMPLEMENTARY): Top-level instance config immediate-write is preserved for crash safety. LayoutCache adds deferred persistence for child configs only (column layouts, sub-component state), flushed via WorkspaceStorageProvider before-save callback. This two-tier approach provides both crash safety and orphan prevention.</w:t>
        </w:r>
      </w:ins>
    </w:p>
    <w:p>
      <w:pPr>
        <w:rPr>
          <w:ins w:id="214" w:author="Claude" w:date="2026-03-14T00:00:00Z"/>
        </w:rPr>
      </w:pPr>
      <w:ins w:id="215" w:author="Claude" w:date="2026-03-14T00:00:00Z">
        <w:r>
          <w:rPr>
            <w:rFonts w:ascii="Arial" w:cs="Arial" w:eastAsia="Arial" w:hAnsi="Arial"/>
            <w:sz w:val="22"/>
            <w:szCs w:val="22"/>
          </w:rPr>
          <w:t xml:space="preserve">Rule 7 (REVISED): Config is fetched from configManager by instanceId, derived from the URL query parameter ?id=configId. The URL is the primary source; configManager handles dual-mode transparently. For reads, IndexedDB is checked first with REST API as fallback.</w:t>
        </w:r>
      </w:ins>
    </w:p>
    <w:p>
      <w:pPr>
        <w:rPr>
          <w:ins w:id="216" w:author="Claude" w:date="2026-03-14T00:00:00Z"/>
        </w:rPr>
      </w:pPr>
      <w:ins w:id="217" w:author="Claude" w:date="2026-03-14T00:00:00Z">
        <w:r>
          <w:rPr>
            <w:rFonts w:ascii="Arial" w:cs="Arial" w:eastAsia="Arial" w:hAnsi="Arial"/>
            <w:sz w:val="22"/>
            <w:szCs w:val="22"/>
          </w:rPr>
          <w:t xml:space="preserve">Rule 19 (NEW): The instance configId is always embedded in the view URL. customData carries supplementary metadata but never serves as the sole source of component identity.</w:t>
        </w:r>
      </w:ins>
    </w:p>
    <w:p>
      <w:pPr>
        <w:pStyle w:val="Heading2"/>
        <w:rPr>
          <w:ins w:id="220" w:author="Claude" w:date="2026-03-14T00:00:00Z"/>
        </w:rPr>
      </w:pPr>
      <w:ins w:id="221" w:author="Claude" w:date="2026-03-14T00:00:00Z">
        <w:r>
          <w:t>18.11 MarketsUI Design Strengths to Preserve</w:t>
        </w:r>
      </w:ins>
    </w:p>
    <w:p>
      <w:pPr>
        <w:rPr>
          <w:ins w:id="222" w:author="Claude" w:date="2026-03-14T00:00:00Z"/>
        </w:rPr>
      </w:pPr>
      <w:ins w:id="223" w:author="Claude" w:date="2026-03-14T00:00:00Z">
        <w:r>
          <w:rPr>
            <w:rFonts w:ascii="Arial" w:cs="Arial" w:eastAsia="Arial" w:hAnsi="Arial"/>
            <w:sz w:val="22"/>
            <w:szCs w:val="22"/>
          </w:rPr>
          <w:t xml:space="preserve">The Stern implementation validates the MarketsUI architecture but also highlights three original MarketsUI design decisions that are architecturally superior to Stern’s current approach and should be preserved unchanged.</w:t>
        </w:r>
      </w:ins>
    </w:p>
    <w:p>
      <w:pPr>
        <w:pStyle w:val="Heading3"/>
        <w:rPr>
          <w:ins w:id="224" w:author="Claude" w:date="2026-03-14T00:00:00Z"/>
        </w:rPr>
      </w:pPr>
      <w:ins w:id="225" w:author="Claude" w:date="2026-03-14T00:00:00Z">
        <w:r>
          <w:t>18.11.1 resolveInstanceId() as a single entry point</w:t>
        </w:r>
      </w:ins>
    </w:p>
    <w:p>
      <w:pPr>
        <w:rPr>
          <w:ins w:id="226" w:author="Claude" w:date="2026-03-14T00:00:00Z"/>
        </w:rPr>
      </w:pPr>
      <w:ins w:id="227" w:author="Claude" w:date="2026-03-14T00:00:00Z">
        <w:r>
          <w:rPr>
            <w:rFonts w:ascii="Arial" w:cs="Arial" w:eastAsia="Arial" w:hAnsi="Arial"/>
            <w:sz w:val="22"/>
            <w:szCs w:val="22"/>
          </w:rPr>
          <w:t xml:space="preserve">The MarketsUI resolveInstanceId() function (Section 5.10) handles all three identity cases — fresh launch, workspace restore, and window clone — in a single function with clear condition checks. The Stern implementation splits this logic across getViewInstanceId() (URL extraction), configLookupCallback (in menuLauncher), and getViewCustomData() (in viewUtils), making the identity flow harder to trace. The MarketsUI pattern should be preserved as the canonical entry point. The URL-based instanceId enhancement (18.1) should feed into resolveInstanceId() as the primary source rather than replacing it: resolveInstanceId() reads the configId from the URL query parameter first, falls back to customData.instanceId second, and uses windowName comparison for clone detection as currently specified.</w:t>
        </w:r>
      </w:ins>
    </w:p>
    <w:p>
      <w:pPr>
        <w:pStyle w:val="Heading3"/>
        <w:rPr>
          <w:ins w:id="228" w:author="Claude" w:date="2026-03-14T00:00:00Z"/>
        </w:rPr>
      </w:pPr>
      <w:ins w:id="229" w:author="Claude" w:date="2026-03-14T00:00:00Z">
        <w:r>
          <w:t>18.11.2 Deterministic registrationId naming</w:t>
        </w:r>
      </w:ins>
    </w:p>
    <w:p>
      <w:pPr>
        <w:rPr>
          <w:ins w:id="230" w:author="Claude" w:date="2026-03-14T00:00:00Z"/>
        </w:rPr>
      </w:pPr>
      <w:ins w:id="231" w:author="Claude" w:date="2026-03-14T00:00:00Z">
        <w:r>
          <w:rPr>
            <w:rFonts w:ascii="Arial" w:cs="Arial" w:eastAsia="Arial" w:hAnsi="Arial"/>
            <w:sz w:val="22"/>
            <w:szCs w:val="22"/>
          </w:rPr>
          <w:t xml:space="preserve">The MarketsUI convention where registrationId = componentType + “_” + componentSubType (e.g. “GRID_CREDIT”) is architecturally superior to Stern’s arbitrary menu item IDs (e.g. “credit-blotter”). Deterministic naming makes configs discoverable without a lookup table, enables the composite key query pattern on the server (lookup by userId + componentType + componentSubType), and ensures consistency between the registry, dock menu, and instance configs. Instance IDs extend this with a UUID suffix: “GRID_CREDIT_3f9a-...”. This naming convention should be preserved unchanged and adopted by any implementation.</w:t>
        </w:r>
      </w:ins>
    </w:p>
    <w:p>
      <w:pPr>
        <w:pStyle w:val="Heading3"/>
        <w:rPr>
          <w:ins w:id="232" w:author="Claude" w:date="2026-03-14T00:00:00Z"/>
        </w:rPr>
      </w:pPr>
      <w:ins w:id="233" w:author="Claude" w:date="2026-03-14T00:00:00Z">
        <w:r>
          <w:t>18.11.3 PENDING_SYNC offline queue</w:t>
        </w:r>
      </w:ins>
    </w:p>
    <w:p>
      <w:pPr>
        <w:rPr>
          <w:ins w:id="234" w:author="Claude" w:date="2026-03-14T00:00:00Z"/>
        </w:rPr>
      </w:pPr>
      <w:ins w:id="235" w:author="Claude" w:date="2026-03-14T00:00:00Z">
        <w:r>
          <w:rPr>
            <w:rFonts w:ascii="Arial" w:cs="Arial" w:eastAsia="Arial" w:hAnsi="Arial"/>
            <w:sz w:val="22"/>
            <w:szCs w:val="22"/>
          </w:rPr>
          <w:t xml:space="preserve">The MarketsUI PENDING_SYNC queue (Rule 6) handles offline writes atomically and retries them when connectivity is restored. The Stern implementation currently silently drops failed REST API writes — if the API call in createSavedWorkspace() or updateSavedWorkspace() throws, the error is logged and swallowed. This is a known gap in the Stern implementation. For a production trading platform, the MarketsUI PENDING_SYNC design is essential: failed writes must be queued and replayed, not discarded. The PENDING_SYNC queue should be applied to all remote writes including workspace saves, instance config saves, dock config updates, and template config saves.</w:t>
        </w:r>
      </w:ins>
    </w:p>
    <w:p>
      <w:pPr>
        <w:pBdr>
          <w:left w:val="single" w:color="534AB7" w:sz="18" w:space="8"/>
        </w:pBdr>
        <w:spacing w:before="100" w:after="100"/>
        <w:ind w:left="360"/>
        <w:rPr>
          <w:ins w:id="236" w:author="Claude" w:date="2026-03-14T00:00:00Z"/>
        </w:rPr>
      </w:pPr>
      <w:ins w:id="237" w:author="Claude" w:date="2026-03-14T00:00:00Z">
        <w:r>
          <w:rPr>
            <w:rFonts w:ascii="Arial" w:cs="Arial" w:eastAsia="Arial" w:hAnsi="Arial"/>
            <w:i/>
            <w:iCs/>
            <w:sz w:val="22"/>
            <w:szCs w:val="22"/>
          </w:rPr>
          <w:t xml:space="preserve">Principle: Where the Stern implementation and the MarketsUI specification diverge, evaluate both on their merits. The Stern codebase is a working implementation that provides practical patterns and exposes real-world edge cases. The MarketsUI specification is a considered architecture that provides stronger abstractions and more robust offline behaviour. The best result comes from combining Stern’s practical patterns (URL-based identity, config reuse, deferred child-config persistence, before-save callbacks) with MarketsUI’s architectural strengths (resolveInstanceId, deterministic naming, PENDING_SYNC, permission model).</w:t>
        </w:r>
      </w:ins>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6" w:space="1"/>
      </w:pBdr>
    </w:pPr>
    <w:r>
      <w:rPr>
        <w:rFonts w:ascii="Arial" w:cs="Arial" w:eastAsia="Arial" w:hAnsi="Arial"/>
        <w:color w:val="444441"/>
        <w:sz w:val="18"/>
        <w:szCs w:val="18"/>
      </w:rPr>
      <w:t xml:space="preserve">MarketsUI Framework  ·  Full Architecture Reference  ·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B4B"/>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534AB7"/>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2026-03-14T23:18:07.995Z</dcterms:created>
  <dcterms:modified xsi:type="dcterms:W3CDTF">2026-03-14T23:18:07.997Z</dcterms:modified>
</cp:coreProperties>
</file>

<file path=docProps/custom.xml><?xml version="1.0" encoding="utf-8"?>
<Properties xmlns="http://schemas.openxmlformats.org/officeDocument/2006/custom-properties" xmlns:vt="http://schemas.openxmlformats.org/officeDocument/2006/docPropsVTypes"/>
</file>